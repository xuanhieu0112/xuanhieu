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338EB9" w14:textId="77777777" w:rsidR="005C1274" w:rsidRDefault="00437EC9" w:rsidP="005C1274">
      <w:pPr>
        <w:tabs>
          <w:tab w:val="center" w:pos="4680"/>
          <w:tab w:val="left" w:pos="4962"/>
        </w:tabs>
        <w:spacing w:line="360" w:lineRule="auto"/>
        <w:jc w:val="center"/>
        <w:rPr>
          <w:b/>
          <w:sz w:val="34"/>
          <w:szCs w:val="34"/>
        </w:rPr>
      </w:pPr>
      <w:r>
        <w:rPr>
          <w:noProof/>
        </w:rPr>
        <w:drawing>
          <wp:anchor distT="0" distB="0" distL="114300" distR="114300" simplePos="0" relativeHeight="251658240" behindDoc="1" locked="0" layoutInCell="1" allowOverlap="1" wp14:anchorId="526C9C3E" wp14:editId="2BB2D42F">
            <wp:simplePos x="0" y="0"/>
            <wp:positionH relativeFrom="column">
              <wp:posOffset>-398817</wp:posOffset>
            </wp:positionH>
            <wp:positionV relativeFrom="paragraph">
              <wp:posOffset>-325643</wp:posOffset>
            </wp:positionV>
            <wp:extent cx="6714564" cy="9341224"/>
            <wp:effectExtent l="19050" t="19050" r="10160" b="1270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12812" cy="9338787"/>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C1274">
        <w:rPr>
          <w:noProof/>
        </w:rPr>
        <w:t xml:space="preserve">   </w:t>
      </w:r>
      <w:r w:rsidR="005C1274">
        <w:rPr>
          <w:b/>
          <w:sz w:val="34"/>
          <w:szCs w:val="34"/>
        </w:rPr>
        <w:t>BỘ VĂN HÓA THỂ THAO VÀ DU LỊCH</w:t>
      </w:r>
    </w:p>
    <w:p w14:paraId="09F71E43" w14:textId="77777777" w:rsidR="005C1274" w:rsidRDefault="005C1274" w:rsidP="005C1274">
      <w:pPr>
        <w:spacing w:line="360" w:lineRule="auto"/>
        <w:jc w:val="center"/>
        <w:rPr>
          <w:b/>
          <w:sz w:val="34"/>
          <w:szCs w:val="34"/>
        </w:rPr>
      </w:pPr>
      <w:r>
        <w:rPr>
          <w:b/>
          <w:sz w:val="34"/>
          <w:szCs w:val="34"/>
        </w:rPr>
        <w:t xml:space="preserve">TRƯỜNG CAO ĐẲNG DU LỊCH ĐÀ NẴNG </w:t>
      </w:r>
    </w:p>
    <w:p w14:paraId="685095A7" w14:textId="77777777" w:rsidR="005C1274" w:rsidRDefault="005C1274" w:rsidP="005C1274">
      <w:pPr>
        <w:spacing w:line="360" w:lineRule="auto"/>
        <w:jc w:val="center"/>
        <w:rPr>
          <w:szCs w:val="26"/>
        </w:rPr>
      </w:pPr>
      <w:r>
        <w:rPr>
          <w:szCs w:val="26"/>
        </w:rPr>
        <w:t>KHOA KHÁCH SẠN</w:t>
      </w:r>
    </w:p>
    <w:p w14:paraId="768A130A" w14:textId="77777777" w:rsidR="005C1274" w:rsidRDefault="005C1274" w:rsidP="005C1274">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2A094BA3" w14:textId="77777777" w:rsidR="005C1274" w:rsidRDefault="005C1274" w:rsidP="005C1274">
      <w:pPr>
        <w:tabs>
          <w:tab w:val="left" w:pos="2490"/>
        </w:tabs>
        <w:jc w:val="center"/>
      </w:pPr>
      <w:r>
        <w:rPr>
          <w:noProof/>
        </w:rPr>
        <w:drawing>
          <wp:inline distT="0" distB="0" distL="0" distR="0" wp14:anchorId="0682EADD" wp14:editId="6778E751">
            <wp:extent cx="2085975" cy="2475865"/>
            <wp:effectExtent l="0" t="0" r="9525" b="635"/>
            <wp:docPr id="2049" name="Image1" descr="HÃ¬nh áº£nh cÃ³ liÃªn quan"/>
            <wp:cNvGraphicFramePr/>
            <a:graphic xmlns:a="http://schemas.openxmlformats.org/drawingml/2006/main">
              <a:graphicData uri="http://schemas.openxmlformats.org/drawingml/2006/picture">
                <pic:pic xmlns:pic="http://schemas.openxmlformats.org/drawingml/2006/picture">
                  <pic:nvPicPr>
                    <pic:cNvPr id="2049" name="Image1" descr="HÃ¬nh áº£nh cÃ³ liÃªn quan"/>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2085975" cy="2475865"/>
                    </a:xfrm>
                    <a:prstGeom prst="rect">
                      <a:avLst/>
                    </a:prstGeom>
                  </pic:spPr>
                </pic:pic>
              </a:graphicData>
            </a:graphic>
          </wp:inline>
        </w:drawing>
      </w:r>
    </w:p>
    <w:p w14:paraId="41A7805C" w14:textId="77777777" w:rsidR="005C1274" w:rsidRPr="00FE25FD" w:rsidRDefault="005C1274" w:rsidP="005C1274">
      <w:pPr>
        <w:tabs>
          <w:tab w:val="left" w:pos="2490"/>
          <w:tab w:val="left" w:pos="3625"/>
        </w:tabs>
        <w:jc w:val="center"/>
        <w:rPr>
          <w:b/>
          <w:bCs w:val="0"/>
          <w:sz w:val="36"/>
          <w:szCs w:val="36"/>
        </w:rPr>
      </w:pPr>
      <w:r w:rsidRPr="00FE25FD">
        <w:rPr>
          <w:b/>
          <w:bCs w:val="0"/>
          <w:sz w:val="36"/>
          <w:szCs w:val="36"/>
        </w:rPr>
        <w:t>BÁO CÁO THỰC TẾ</w:t>
      </w:r>
    </w:p>
    <w:p w14:paraId="51F42296" w14:textId="52E06838" w:rsidR="005C1274" w:rsidRPr="004868FB" w:rsidRDefault="005C1274" w:rsidP="005C1274">
      <w:pPr>
        <w:tabs>
          <w:tab w:val="left" w:pos="2490"/>
          <w:tab w:val="left" w:pos="3625"/>
        </w:tabs>
        <w:jc w:val="center"/>
        <w:rPr>
          <w:bCs w:val="0"/>
          <w:sz w:val="36"/>
          <w:szCs w:val="36"/>
          <w:lang w:val="vi-VN"/>
        </w:rPr>
      </w:pPr>
      <w:r w:rsidRPr="00FE25FD">
        <w:rPr>
          <w:b/>
          <w:bCs w:val="0"/>
          <w:sz w:val="36"/>
          <w:szCs w:val="36"/>
        </w:rPr>
        <w:t>Đề tài</w:t>
      </w:r>
      <w:r>
        <w:rPr>
          <w:bCs w:val="0"/>
          <w:sz w:val="36"/>
          <w:szCs w:val="36"/>
        </w:rPr>
        <w:t xml:space="preserve">: </w:t>
      </w:r>
      <w:r w:rsidR="004868FB">
        <w:rPr>
          <w:bCs w:val="0"/>
          <w:sz w:val="36"/>
          <w:szCs w:val="36"/>
          <w:lang w:val="vi-VN"/>
        </w:rPr>
        <w:t>Nâng cao công tác quản trị chất lượng</w:t>
      </w:r>
      <w:r w:rsidR="005809A9">
        <w:rPr>
          <w:bCs w:val="0"/>
          <w:sz w:val="36"/>
          <w:szCs w:val="36"/>
          <w:lang w:val="vi-VN"/>
        </w:rPr>
        <w:t xml:space="preserve"> dịch vụ trong tổ chức sự kiện</w:t>
      </w:r>
    </w:p>
    <w:p w14:paraId="1DDFB42E" w14:textId="77777777" w:rsidR="005C1274" w:rsidRPr="0051611A" w:rsidRDefault="005C1274" w:rsidP="005C1274">
      <w:pPr>
        <w:tabs>
          <w:tab w:val="left" w:pos="2490"/>
          <w:tab w:val="left" w:pos="3625"/>
        </w:tabs>
        <w:ind w:left="2552"/>
        <w:rPr>
          <w:bCs w:val="0"/>
          <w:lang w:val="vi-VN"/>
        </w:rPr>
      </w:pPr>
      <w:r w:rsidRPr="0051611A">
        <w:rPr>
          <w:bCs w:val="0"/>
          <w:lang w:val="vi-VN"/>
        </w:rPr>
        <w:t>Giáo viên hướng dẫ</w:t>
      </w:r>
      <w:r w:rsidR="001101BC" w:rsidRPr="0051611A">
        <w:rPr>
          <w:bCs w:val="0"/>
          <w:lang w:val="vi-VN"/>
        </w:rPr>
        <w:t xml:space="preserve">n: </w:t>
      </w:r>
      <w:r w:rsidR="00D57DB2" w:rsidRPr="0051611A">
        <w:rPr>
          <w:bCs w:val="0"/>
          <w:lang w:val="vi-VN"/>
        </w:rPr>
        <w:t>Nguyễn Toàn</w:t>
      </w:r>
    </w:p>
    <w:p w14:paraId="2A0FFA77" w14:textId="3D94112F" w:rsidR="005C1274" w:rsidRPr="009D43D1" w:rsidRDefault="005C1274" w:rsidP="005C1274">
      <w:pPr>
        <w:tabs>
          <w:tab w:val="left" w:pos="2490"/>
          <w:tab w:val="left" w:pos="3625"/>
        </w:tabs>
        <w:ind w:left="2552"/>
        <w:rPr>
          <w:bCs w:val="0"/>
          <w:lang w:val="vi-VN"/>
        </w:rPr>
      </w:pPr>
      <w:r w:rsidRPr="0051611A">
        <w:rPr>
          <w:bCs w:val="0"/>
          <w:lang w:val="vi-VN"/>
        </w:rPr>
        <w:t>Người thực hiện:</w:t>
      </w:r>
      <w:r w:rsidR="009D43D1">
        <w:rPr>
          <w:bCs w:val="0"/>
          <w:lang w:val="vi-VN"/>
        </w:rPr>
        <w:t xml:space="preserve"> Trần Thị Hải Yến</w:t>
      </w:r>
    </w:p>
    <w:p w14:paraId="42087216" w14:textId="77777777" w:rsidR="005C1274" w:rsidRPr="0051611A" w:rsidRDefault="005C1274" w:rsidP="005C1274">
      <w:pPr>
        <w:tabs>
          <w:tab w:val="left" w:pos="2490"/>
          <w:tab w:val="left" w:pos="3625"/>
        </w:tabs>
        <w:ind w:left="2552"/>
        <w:rPr>
          <w:bCs w:val="0"/>
          <w:lang w:val="vi-VN"/>
        </w:rPr>
      </w:pPr>
      <w:r w:rsidRPr="0051611A">
        <w:rPr>
          <w:bCs w:val="0"/>
          <w:lang w:val="vi-VN"/>
        </w:rPr>
        <w:t>Lớ</w:t>
      </w:r>
      <w:r w:rsidR="00D57DB2" w:rsidRPr="0051611A">
        <w:rPr>
          <w:bCs w:val="0"/>
          <w:lang w:val="vi-VN"/>
        </w:rPr>
        <w:t>p : 8CKS1    K</w:t>
      </w:r>
      <w:r w:rsidRPr="0051611A">
        <w:rPr>
          <w:bCs w:val="0"/>
          <w:lang w:val="vi-VN"/>
        </w:rPr>
        <w:t>hóa : 8</w:t>
      </w:r>
    </w:p>
    <w:p w14:paraId="590D7B13" w14:textId="77777777" w:rsidR="005C1274" w:rsidRPr="0051611A" w:rsidRDefault="005C1274" w:rsidP="005C1274">
      <w:pPr>
        <w:tabs>
          <w:tab w:val="left" w:pos="2490"/>
          <w:tab w:val="left" w:pos="3625"/>
        </w:tabs>
        <w:ind w:left="2552"/>
        <w:rPr>
          <w:bCs w:val="0"/>
          <w:lang w:val="vi-VN"/>
        </w:rPr>
      </w:pPr>
      <w:r w:rsidRPr="0051611A">
        <w:rPr>
          <w:bCs w:val="0"/>
          <w:lang w:val="vi-VN"/>
        </w:rPr>
        <w:t>Đơn vị thực tế: Trường Cao Đẳng Du Lịch Đà Nẵng.</w:t>
      </w:r>
    </w:p>
    <w:p w14:paraId="753773DF" w14:textId="77777777" w:rsidR="005C1274" w:rsidRPr="0051611A" w:rsidRDefault="005C1274" w:rsidP="005C1274">
      <w:pPr>
        <w:tabs>
          <w:tab w:val="left" w:pos="2490"/>
          <w:tab w:val="left" w:pos="3625"/>
        </w:tabs>
        <w:rPr>
          <w:bCs w:val="0"/>
          <w:sz w:val="36"/>
          <w:szCs w:val="36"/>
          <w:lang w:val="vi-VN"/>
        </w:rPr>
      </w:pPr>
    </w:p>
    <w:p w14:paraId="6B652865" w14:textId="77777777" w:rsidR="009F5DAC" w:rsidRPr="0051611A" w:rsidRDefault="009F5DAC" w:rsidP="005C1274">
      <w:pPr>
        <w:tabs>
          <w:tab w:val="left" w:pos="2490"/>
          <w:tab w:val="left" w:pos="3625"/>
        </w:tabs>
        <w:jc w:val="center"/>
        <w:rPr>
          <w:i/>
          <w:sz w:val="26"/>
          <w:szCs w:val="26"/>
          <w:lang w:val="vi-VN"/>
        </w:rPr>
      </w:pPr>
    </w:p>
    <w:p w14:paraId="22CBAA99" w14:textId="77777777" w:rsidR="005C1274" w:rsidRPr="0051611A" w:rsidRDefault="005C1274" w:rsidP="005C1274">
      <w:pPr>
        <w:tabs>
          <w:tab w:val="left" w:pos="2490"/>
          <w:tab w:val="left" w:pos="3625"/>
        </w:tabs>
        <w:jc w:val="center"/>
        <w:rPr>
          <w:bCs w:val="0"/>
          <w:i/>
          <w:sz w:val="26"/>
          <w:szCs w:val="26"/>
          <w:lang w:val="vi-VN"/>
        </w:rPr>
      </w:pPr>
      <w:r w:rsidRPr="0051611A">
        <w:rPr>
          <w:i/>
          <w:sz w:val="26"/>
          <w:szCs w:val="26"/>
          <w:lang w:val="vi-VN"/>
        </w:rPr>
        <w:t>Đà Nẵ</w:t>
      </w:r>
      <w:r w:rsidR="00B932CD" w:rsidRPr="0051611A">
        <w:rPr>
          <w:i/>
          <w:sz w:val="26"/>
          <w:szCs w:val="26"/>
          <w:lang w:val="vi-VN"/>
        </w:rPr>
        <w:t>ng, ngày 01</w:t>
      </w:r>
      <w:r w:rsidR="002165E3" w:rsidRPr="0051611A">
        <w:rPr>
          <w:i/>
          <w:sz w:val="26"/>
          <w:szCs w:val="26"/>
          <w:lang w:val="vi-VN"/>
        </w:rPr>
        <w:t xml:space="preserve"> tháng 03 năm 2021</w:t>
      </w:r>
    </w:p>
    <w:p w14:paraId="7A5C6574" w14:textId="77777777" w:rsidR="00F40FEC" w:rsidRPr="0051611A" w:rsidRDefault="00F40FEC">
      <w:pPr>
        <w:rPr>
          <w:lang w:val="vi-VN"/>
        </w:rPr>
      </w:pPr>
    </w:p>
    <w:p w14:paraId="45AD03FC" w14:textId="77777777" w:rsidR="009F5DAC" w:rsidRPr="0051611A" w:rsidRDefault="009F5DAC" w:rsidP="00E3051D">
      <w:pPr>
        <w:tabs>
          <w:tab w:val="right" w:leader="dot" w:pos="9180"/>
        </w:tabs>
        <w:spacing w:after="120"/>
        <w:ind w:right="-51"/>
        <w:rPr>
          <w:lang w:val="vi-VN"/>
        </w:rPr>
      </w:pPr>
    </w:p>
    <w:p w14:paraId="197EA34E"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NHẬN XÉT CỦA GIÁO VIÊN HƯỚNG DẪN</w:t>
      </w:r>
    </w:p>
    <w:p w14:paraId="2A4BA920"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Họ và tên giáo viên hướng dẫn :</w:t>
      </w:r>
      <w:r w:rsidR="001101BC" w:rsidRPr="0051611A">
        <w:rPr>
          <w:lang w:val="vi-VN"/>
        </w:rPr>
        <w:t xml:space="preserve"> </w:t>
      </w:r>
      <w:r w:rsidR="00D57DB2" w:rsidRPr="0051611A">
        <w:rPr>
          <w:lang w:val="vi-VN"/>
        </w:rPr>
        <w:t xml:space="preserve">Nguyễn Toàn </w:t>
      </w:r>
    </w:p>
    <w:p w14:paraId="33A3F689"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Nhận xét báo cáo thực tế của học sinh:</w:t>
      </w:r>
    </w:p>
    <w:p w14:paraId="3435AB4E"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w:t>
      </w:r>
    </w:p>
    <w:p w14:paraId="09F99865"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Lớp : 8CKS1             Khóa : 8</w:t>
      </w:r>
    </w:p>
    <w:p w14:paraId="475811FD"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 xml:space="preserve">Điểm : </w:t>
      </w:r>
    </w:p>
    <w:p w14:paraId="18B6F2B3"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p>
    <w:p w14:paraId="3D89840F"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 xml:space="preserve">                                                                                     Người nhận</w:t>
      </w:r>
    </w:p>
    <w:p w14:paraId="5F9C14C8"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r w:rsidRPr="0051611A">
        <w:rPr>
          <w:lang w:val="vi-VN"/>
        </w:rPr>
        <w:t xml:space="preserve">                                                                                (Ký và ghi rõ họ tên)</w:t>
      </w:r>
    </w:p>
    <w:p w14:paraId="01D614A0"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p>
    <w:p w14:paraId="0CE1FB0C"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p>
    <w:p w14:paraId="5468A253"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p>
    <w:p w14:paraId="4D282601" w14:textId="77777777" w:rsidR="009F5DAC" w:rsidRPr="0051611A" w:rsidRDefault="009F5DAC" w:rsidP="009F5DAC">
      <w:pPr>
        <w:pBdr>
          <w:top w:val="single" w:sz="8" w:space="1" w:color="auto"/>
          <w:left w:val="single" w:sz="8" w:space="4" w:color="auto"/>
          <w:bottom w:val="single" w:sz="8" w:space="1" w:color="auto"/>
          <w:right w:val="single" w:sz="8" w:space="4" w:color="auto"/>
        </w:pBdr>
        <w:rPr>
          <w:lang w:val="vi-VN"/>
        </w:rPr>
      </w:pPr>
    </w:p>
    <w:p w14:paraId="16920A56" w14:textId="77777777" w:rsidR="00DF28C8" w:rsidRPr="0051611A" w:rsidRDefault="00DF28C8" w:rsidP="00386712">
      <w:pPr>
        <w:rPr>
          <w:lang w:val="vi-VN"/>
        </w:rPr>
        <w:sectPr w:rsidR="00DF28C8" w:rsidRPr="0051611A" w:rsidSect="00437EC9">
          <w:headerReference w:type="default" r:id="rId11"/>
          <w:footerReference w:type="default" r:id="rId12"/>
          <w:footerReference w:type="first" r:id="rId13"/>
          <w:pgSz w:w="12240" w:h="15840" w:code="1"/>
          <w:pgMar w:top="1134" w:right="1134" w:bottom="1134" w:left="1701" w:header="720" w:footer="720" w:gutter="0"/>
          <w:pgNumType w:start="1"/>
          <w:cols w:space="720"/>
          <w:docGrid w:linePitch="435"/>
        </w:sectPr>
      </w:pPr>
    </w:p>
    <w:p w14:paraId="113BD598" w14:textId="77777777" w:rsidR="004F648D" w:rsidRDefault="004F648D" w:rsidP="004F648D">
      <w:pPr>
        <w:pStyle w:val="Style1"/>
        <w:rPr>
          <w:lang w:val="en-US"/>
        </w:rPr>
      </w:pPr>
      <w:bookmarkStart w:id="0" w:name="_Toc64905947"/>
    </w:p>
    <w:sdt>
      <w:sdtPr>
        <w:rPr>
          <w:rFonts w:ascii="Times New Roman" w:eastAsiaTheme="minorHAnsi" w:hAnsi="Times New Roman" w:cs="Times New Roman"/>
          <w:b w:val="0"/>
          <w:color w:val="auto"/>
          <w:sz w:val="32"/>
          <w:szCs w:val="32"/>
          <w:lang w:eastAsia="en-US"/>
        </w:rPr>
        <w:id w:val="1703438330"/>
        <w:docPartObj>
          <w:docPartGallery w:val="Table of Contents"/>
          <w:docPartUnique/>
        </w:docPartObj>
      </w:sdtPr>
      <w:sdtEndPr>
        <w:rPr>
          <w:noProof/>
        </w:rPr>
      </w:sdtEndPr>
      <w:sdtContent>
        <w:bookmarkStart w:id="1" w:name="_GoBack" w:displacedByCustomXml="prev"/>
        <w:bookmarkEnd w:id="1" w:displacedByCustomXml="prev"/>
        <w:p w14:paraId="016052C5" w14:textId="443A9148" w:rsidR="004F648D" w:rsidRDefault="004F648D">
          <w:pPr>
            <w:pStyle w:val="TOCHeading"/>
          </w:pPr>
        </w:p>
        <w:p w14:paraId="3AAEC009" w14:textId="77777777" w:rsidR="004F648D" w:rsidRDefault="004F648D">
          <w:pPr>
            <w:pStyle w:val="TOC1"/>
            <w:tabs>
              <w:tab w:val="right" w:leader="dot" w:pos="9395"/>
            </w:tabs>
            <w:rPr>
              <w:noProof/>
              <w:lang w:eastAsia="en-US"/>
            </w:rPr>
          </w:pPr>
          <w:r>
            <w:fldChar w:fldCharType="begin"/>
          </w:r>
          <w:r>
            <w:instrText xml:space="preserve"> TOC \o "1-3" \h \z \u </w:instrText>
          </w:r>
          <w:r>
            <w:fldChar w:fldCharType="separate"/>
          </w:r>
          <w:hyperlink w:anchor="_Toc65594217" w:history="1">
            <w:r w:rsidRPr="006F1AA6">
              <w:rPr>
                <w:rStyle w:val="Hyperlink"/>
                <w:noProof/>
              </w:rPr>
              <w:t>LỜI MỞ ĐẦU</w:t>
            </w:r>
            <w:r>
              <w:rPr>
                <w:noProof/>
                <w:webHidden/>
              </w:rPr>
              <w:tab/>
            </w:r>
            <w:r>
              <w:rPr>
                <w:noProof/>
                <w:webHidden/>
              </w:rPr>
              <w:fldChar w:fldCharType="begin"/>
            </w:r>
            <w:r>
              <w:rPr>
                <w:noProof/>
                <w:webHidden/>
              </w:rPr>
              <w:instrText xml:space="preserve"> PAGEREF _Toc65594217 \h </w:instrText>
            </w:r>
            <w:r>
              <w:rPr>
                <w:noProof/>
                <w:webHidden/>
              </w:rPr>
            </w:r>
            <w:r>
              <w:rPr>
                <w:noProof/>
                <w:webHidden/>
              </w:rPr>
              <w:fldChar w:fldCharType="separate"/>
            </w:r>
            <w:r>
              <w:rPr>
                <w:noProof/>
                <w:webHidden/>
              </w:rPr>
              <w:t>2</w:t>
            </w:r>
            <w:r>
              <w:rPr>
                <w:noProof/>
                <w:webHidden/>
              </w:rPr>
              <w:fldChar w:fldCharType="end"/>
            </w:r>
          </w:hyperlink>
        </w:p>
        <w:p w14:paraId="5D09E89E" w14:textId="77777777" w:rsidR="004F648D" w:rsidRDefault="00F17A49">
          <w:pPr>
            <w:pStyle w:val="TOC1"/>
            <w:tabs>
              <w:tab w:val="right" w:leader="dot" w:pos="9395"/>
            </w:tabs>
            <w:rPr>
              <w:noProof/>
              <w:lang w:eastAsia="en-US"/>
            </w:rPr>
          </w:pPr>
          <w:hyperlink w:anchor="_Toc65594218" w:history="1">
            <w:r w:rsidR="004F648D" w:rsidRPr="006F1AA6">
              <w:rPr>
                <w:rStyle w:val="Hyperlink"/>
                <w:noProof/>
              </w:rPr>
              <w:t>CHƯƠNG I: CƠ SỞ LÝ LUẬN VỀ CHẤT LƯỢNG DỊCH VỤ TRONG TỔ CHỨC SỰ KIỆNMỘT SỐ</w:t>
            </w:r>
            <w:r w:rsidR="004F648D">
              <w:rPr>
                <w:noProof/>
                <w:webHidden/>
              </w:rPr>
              <w:tab/>
            </w:r>
            <w:r w:rsidR="004F648D">
              <w:rPr>
                <w:noProof/>
                <w:webHidden/>
              </w:rPr>
              <w:fldChar w:fldCharType="begin"/>
            </w:r>
            <w:r w:rsidR="004F648D">
              <w:rPr>
                <w:noProof/>
                <w:webHidden/>
              </w:rPr>
              <w:instrText xml:space="preserve"> PAGEREF _Toc65594218 \h </w:instrText>
            </w:r>
            <w:r w:rsidR="004F648D">
              <w:rPr>
                <w:noProof/>
                <w:webHidden/>
              </w:rPr>
            </w:r>
            <w:r w:rsidR="004F648D">
              <w:rPr>
                <w:noProof/>
                <w:webHidden/>
              </w:rPr>
              <w:fldChar w:fldCharType="separate"/>
            </w:r>
            <w:r w:rsidR="004F648D">
              <w:rPr>
                <w:noProof/>
                <w:webHidden/>
              </w:rPr>
              <w:t>4</w:t>
            </w:r>
            <w:r w:rsidR="004F648D">
              <w:rPr>
                <w:noProof/>
                <w:webHidden/>
              </w:rPr>
              <w:fldChar w:fldCharType="end"/>
            </w:r>
          </w:hyperlink>
        </w:p>
        <w:p w14:paraId="602DDCF3" w14:textId="77777777" w:rsidR="004F648D" w:rsidRDefault="00F17A49">
          <w:pPr>
            <w:pStyle w:val="TOC2"/>
            <w:tabs>
              <w:tab w:val="right" w:leader="dot" w:pos="9395"/>
            </w:tabs>
            <w:rPr>
              <w:noProof/>
              <w:lang w:eastAsia="en-US"/>
            </w:rPr>
          </w:pPr>
          <w:hyperlink w:anchor="_Toc65594219" w:history="1">
            <w:r w:rsidR="004F648D" w:rsidRPr="006F1AA6">
              <w:rPr>
                <w:rStyle w:val="Hyperlink"/>
                <w:noProof/>
              </w:rPr>
              <w:t>1.1 Cơ sở lí luận về tổ chức sự kiện</w:t>
            </w:r>
            <w:r w:rsidR="004F648D">
              <w:rPr>
                <w:noProof/>
                <w:webHidden/>
              </w:rPr>
              <w:tab/>
            </w:r>
            <w:r w:rsidR="004F648D">
              <w:rPr>
                <w:noProof/>
                <w:webHidden/>
              </w:rPr>
              <w:fldChar w:fldCharType="begin"/>
            </w:r>
            <w:r w:rsidR="004F648D">
              <w:rPr>
                <w:noProof/>
                <w:webHidden/>
              </w:rPr>
              <w:instrText xml:space="preserve"> PAGEREF _Toc65594219 \h </w:instrText>
            </w:r>
            <w:r w:rsidR="004F648D">
              <w:rPr>
                <w:noProof/>
                <w:webHidden/>
              </w:rPr>
            </w:r>
            <w:r w:rsidR="004F648D">
              <w:rPr>
                <w:noProof/>
                <w:webHidden/>
              </w:rPr>
              <w:fldChar w:fldCharType="separate"/>
            </w:r>
            <w:r w:rsidR="004F648D">
              <w:rPr>
                <w:noProof/>
                <w:webHidden/>
              </w:rPr>
              <w:t>4</w:t>
            </w:r>
            <w:r w:rsidR="004F648D">
              <w:rPr>
                <w:noProof/>
                <w:webHidden/>
              </w:rPr>
              <w:fldChar w:fldCharType="end"/>
            </w:r>
          </w:hyperlink>
        </w:p>
        <w:p w14:paraId="5A82312A" w14:textId="77777777" w:rsidR="004F648D" w:rsidRDefault="00F17A49">
          <w:pPr>
            <w:pStyle w:val="TOC3"/>
            <w:tabs>
              <w:tab w:val="right" w:leader="dot" w:pos="9395"/>
            </w:tabs>
            <w:rPr>
              <w:noProof/>
              <w:lang w:eastAsia="en-US"/>
            </w:rPr>
          </w:pPr>
          <w:hyperlink w:anchor="_Toc65594220" w:history="1">
            <w:r w:rsidR="004F648D" w:rsidRPr="006F1AA6">
              <w:rPr>
                <w:rStyle w:val="Hyperlink"/>
                <w:noProof/>
              </w:rPr>
              <w:t>1.1.1 Khái niệm về sự kiện:</w:t>
            </w:r>
            <w:r w:rsidR="004F648D">
              <w:rPr>
                <w:noProof/>
                <w:webHidden/>
              </w:rPr>
              <w:tab/>
            </w:r>
            <w:r w:rsidR="004F648D">
              <w:rPr>
                <w:noProof/>
                <w:webHidden/>
              </w:rPr>
              <w:fldChar w:fldCharType="begin"/>
            </w:r>
            <w:r w:rsidR="004F648D">
              <w:rPr>
                <w:noProof/>
                <w:webHidden/>
              </w:rPr>
              <w:instrText xml:space="preserve"> PAGEREF _Toc65594220 \h </w:instrText>
            </w:r>
            <w:r w:rsidR="004F648D">
              <w:rPr>
                <w:noProof/>
                <w:webHidden/>
              </w:rPr>
            </w:r>
            <w:r w:rsidR="004F648D">
              <w:rPr>
                <w:noProof/>
                <w:webHidden/>
              </w:rPr>
              <w:fldChar w:fldCharType="separate"/>
            </w:r>
            <w:r w:rsidR="004F648D">
              <w:rPr>
                <w:noProof/>
                <w:webHidden/>
              </w:rPr>
              <w:t>4</w:t>
            </w:r>
            <w:r w:rsidR="004F648D">
              <w:rPr>
                <w:noProof/>
                <w:webHidden/>
              </w:rPr>
              <w:fldChar w:fldCharType="end"/>
            </w:r>
          </w:hyperlink>
        </w:p>
        <w:p w14:paraId="0B343179" w14:textId="77777777" w:rsidR="004F648D" w:rsidRDefault="00F17A49">
          <w:pPr>
            <w:pStyle w:val="TOC3"/>
            <w:tabs>
              <w:tab w:val="right" w:leader="dot" w:pos="9395"/>
            </w:tabs>
            <w:rPr>
              <w:noProof/>
              <w:lang w:eastAsia="en-US"/>
            </w:rPr>
          </w:pPr>
          <w:hyperlink w:anchor="_Toc65594225" w:history="1">
            <w:r w:rsidR="004F648D" w:rsidRPr="006F1AA6">
              <w:rPr>
                <w:rStyle w:val="Hyperlink"/>
                <w:noProof/>
                <w:lang w:val="vi-VN"/>
              </w:rPr>
              <w:t>1.1.2 Khái niệm về tổ chức sự kiện:</w:t>
            </w:r>
            <w:r w:rsidR="004F648D">
              <w:rPr>
                <w:noProof/>
                <w:webHidden/>
              </w:rPr>
              <w:tab/>
            </w:r>
            <w:r w:rsidR="004F648D">
              <w:rPr>
                <w:noProof/>
                <w:webHidden/>
              </w:rPr>
              <w:fldChar w:fldCharType="begin"/>
            </w:r>
            <w:r w:rsidR="004F648D">
              <w:rPr>
                <w:noProof/>
                <w:webHidden/>
              </w:rPr>
              <w:instrText xml:space="preserve"> PAGEREF _Toc65594225 \h </w:instrText>
            </w:r>
            <w:r w:rsidR="004F648D">
              <w:rPr>
                <w:noProof/>
                <w:webHidden/>
              </w:rPr>
            </w:r>
            <w:r w:rsidR="004F648D">
              <w:rPr>
                <w:noProof/>
                <w:webHidden/>
              </w:rPr>
              <w:fldChar w:fldCharType="separate"/>
            </w:r>
            <w:r w:rsidR="004F648D">
              <w:rPr>
                <w:noProof/>
                <w:webHidden/>
              </w:rPr>
              <w:t>4</w:t>
            </w:r>
            <w:r w:rsidR="004F648D">
              <w:rPr>
                <w:noProof/>
                <w:webHidden/>
              </w:rPr>
              <w:fldChar w:fldCharType="end"/>
            </w:r>
          </w:hyperlink>
        </w:p>
        <w:p w14:paraId="6406E89C" w14:textId="77777777" w:rsidR="004F648D" w:rsidRDefault="00F17A49">
          <w:pPr>
            <w:pStyle w:val="TOC3"/>
            <w:tabs>
              <w:tab w:val="right" w:leader="dot" w:pos="9395"/>
            </w:tabs>
            <w:rPr>
              <w:noProof/>
              <w:lang w:eastAsia="en-US"/>
            </w:rPr>
          </w:pPr>
          <w:hyperlink w:anchor="_Toc65594228" w:history="1">
            <w:r w:rsidR="004F648D" w:rsidRPr="006F1AA6">
              <w:rPr>
                <w:rStyle w:val="Hyperlink"/>
                <w:noProof/>
                <w:lang w:val="vi-VN"/>
              </w:rPr>
              <w:t>1.1.3 Vai trò của sự kiện và tổ chức sự kiệ</w:t>
            </w:r>
            <w:r w:rsidR="004F648D" w:rsidRPr="006F1AA6">
              <w:rPr>
                <w:rStyle w:val="Hyperlink"/>
                <w:noProof/>
                <w:shd w:val="clear" w:color="auto" w:fill="FFFFFF"/>
                <w:lang w:val="vi-VN"/>
              </w:rPr>
              <w:t>n</w:t>
            </w:r>
            <w:r w:rsidR="004F648D">
              <w:rPr>
                <w:noProof/>
                <w:webHidden/>
              </w:rPr>
              <w:tab/>
            </w:r>
            <w:r w:rsidR="004F648D">
              <w:rPr>
                <w:noProof/>
                <w:webHidden/>
              </w:rPr>
              <w:fldChar w:fldCharType="begin"/>
            </w:r>
            <w:r w:rsidR="004F648D">
              <w:rPr>
                <w:noProof/>
                <w:webHidden/>
              </w:rPr>
              <w:instrText xml:space="preserve"> PAGEREF _Toc65594228 \h </w:instrText>
            </w:r>
            <w:r w:rsidR="004F648D">
              <w:rPr>
                <w:noProof/>
                <w:webHidden/>
              </w:rPr>
            </w:r>
            <w:r w:rsidR="004F648D">
              <w:rPr>
                <w:noProof/>
                <w:webHidden/>
              </w:rPr>
              <w:fldChar w:fldCharType="separate"/>
            </w:r>
            <w:r w:rsidR="004F648D">
              <w:rPr>
                <w:noProof/>
                <w:webHidden/>
              </w:rPr>
              <w:t>4</w:t>
            </w:r>
            <w:r w:rsidR="004F648D">
              <w:rPr>
                <w:noProof/>
                <w:webHidden/>
              </w:rPr>
              <w:fldChar w:fldCharType="end"/>
            </w:r>
          </w:hyperlink>
        </w:p>
        <w:p w14:paraId="781691CB" w14:textId="77777777" w:rsidR="004F648D" w:rsidRDefault="00F17A49">
          <w:pPr>
            <w:pStyle w:val="TOC3"/>
            <w:tabs>
              <w:tab w:val="right" w:leader="dot" w:pos="9395"/>
            </w:tabs>
            <w:rPr>
              <w:noProof/>
              <w:lang w:eastAsia="en-US"/>
            </w:rPr>
          </w:pPr>
          <w:hyperlink w:anchor="_Toc65594229" w:history="1">
            <w:r w:rsidR="004F648D" w:rsidRPr="006F1AA6">
              <w:rPr>
                <w:rStyle w:val="Hyperlink"/>
                <w:noProof/>
              </w:rPr>
              <w:t>1.1.4 Mục đích của tổ chức sự kiện</w:t>
            </w:r>
            <w:r w:rsidR="004F648D">
              <w:rPr>
                <w:noProof/>
                <w:webHidden/>
              </w:rPr>
              <w:tab/>
            </w:r>
            <w:r w:rsidR="004F648D">
              <w:rPr>
                <w:noProof/>
                <w:webHidden/>
              </w:rPr>
              <w:fldChar w:fldCharType="begin"/>
            </w:r>
            <w:r w:rsidR="004F648D">
              <w:rPr>
                <w:noProof/>
                <w:webHidden/>
              </w:rPr>
              <w:instrText xml:space="preserve"> PAGEREF _Toc65594229 \h </w:instrText>
            </w:r>
            <w:r w:rsidR="004F648D">
              <w:rPr>
                <w:noProof/>
                <w:webHidden/>
              </w:rPr>
            </w:r>
            <w:r w:rsidR="004F648D">
              <w:rPr>
                <w:noProof/>
                <w:webHidden/>
              </w:rPr>
              <w:fldChar w:fldCharType="separate"/>
            </w:r>
            <w:r w:rsidR="004F648D">
              <w:rPr>
                <w:noProof/>
                <w:webHidden/>
              </w:rPr>
              <w:t>5</w:t>
            </w:r>
            <w:r w:rsidR="004F648D">
              <w:rPr>
                <w:noProof/>
                <w:webHidden/>
              </w:rPr>
              <w:fldChar w:fldCharType="end"/>
            </w:r>
          </w:hyperlink>
        </w:p>
        <w:p w14:paraId="0CB51E94" w14:textId="25324D47" w:rsidR="004F648D" w:rsidRDefault="00F17A49" w:rsidP="004F648D">
          <w:pPr>
            <w:pStyle w:val="TOC3"/>
            <w:tabs>
              <w:tab w:val="right" w:leader="dot" w:pos="9395"/>
            </w:tabs>
            <w:rPr>
              <w:noProof/>
              <w:lang w:eastAsia="en-US"/>
            </w:rPr>
          </w:pPr>
          <w:hyperlink w:anchor="_Toc65594230" w:history="1">
            <w:r w:rsidR="004F648D" w:rsidRPr="006F1AA6">
              <w:rPr>
                <w:rStyle w:val="Hyperlink"/>
                <w:noProof/>
                <w:lang w:val="vi-VN"/>
              </w:rPr>
              <w:t>1.1.5 Quy trình tổ chức sự kiện:</w:t>
            </w:r>
            <w:r w:rsidR="004F648D">
              <w:rPr>
                <w:noProof/>
                <w:webHidden/>
              </w:rPr>
              <w:tab/>
            </w:r>
            <w:r w:rsidR="004F648D">
              <w:rPr>
                <w:noProof/>
                <w:webHidden/>
              </w:rPr>
              <w:fldChar w:fldCharType="begin"/>
            </w:r>
            <w:r w:rsidR="004F648D">
              <w:rPr>
                <w:noProof/>
                <w:webHidden/>
              </w:rPr>
              <w:instrText xml:space="preserve"> PAGEREF _Toc65594230 \h </w:instrText>
            </w:r>
            <w:r w:rsidR="004F648D">
              <w:rPr>
                <w:noProof/>
                <w:webHidden/>
              </w:rPr>
            </w:r>
            <w:r w:rsidR="004F648D">
              <w:rPr>
                <w:noProof/>
                <w:webHidden/>
              </w:rPr>
              <w:fldChar w:fldCharType="separate"/>
            </w:r>
            <w:r w:rsidR="004F648D">
              <w:rPr>
                <w:noProof/>
                <w:webHidden/>
              </w:rPr>
              <w:t>5</w:t>
            </w:r>
            <w:r w:rsidR="004F648D">
              <w:rPr>
                <w:noProof/>
                <w:webHidden/>
              </w:rPr>
              <w:fldChar w:fldCharType="end"/>
            </w:r>
          </w:hyperlink>
        </w:p>
        <w:p w14:paraId="6C5E1EC1" w14:textId="77777777" w:rsidR="004F648D" w:rsidRDefault="00F17A49">
          <w:pPr>
            <w:pStyle w:val="TOC3"/>
            <w:tabs>
              <w:tab w:val="right" w:leader="dot" w:pos="9395"/>
            </w:tabs>
            <w:rPr>
              <w:noProof/>
              <w:lang w:eastAsia="en-US"/>
            </w:rPr>
          </w:pPr>
          <w:hyperlink w:anchor="_Toc65594259" w:history="1">
            <w:r w:rsidR="004F648D" w:rsidRPr="006F1AA6">
              <w:rPr>
                <w:rStyle w:val="Hyperlink"/>
                <w:noProof/>
              </w:rPr>
              <w:t>1.1.5 Các thành phần tham gia sự kiện</w:t>
            </w:r>
            <w:r w:rsidR="004F648D">
              <w:rPr>
                <w:noProof/>
                <w:webHidden/>
              </w:rPr>
              <w:tab/>
            </w:r>
            <w:r w:rsidR="004F648D">
              <w:rPr>
                <w:noProof/>
                <w:webHidden/>
              </w:rPr>
              <w:fldChar w:fldCharType="begin"/>
            </w:r>
            <w:r w:rsidR="004F648D">
              <w:rPr>
                <w:noProof/>
                <w:webHidden/>
              </w:rPr>
              <w:instrText xml:space="preserve"> PAGEREF _Toc65594259 \h </w:instrText>
            </w:r>
            <w:r w:rsidR="004F648D">
              <w:rPr>
                <w:noProof/>
                <w:webHidden/>
              </w:rPr>
            </w:r>
            <w:r w:rsidR="004F648D">
              <w:rPr>
                <w:noProof/>
                <w:webHidden/>
              </w:rPr>
              <w:fldChar w:fldCharType="separate"/>
            </w:r>
            <w:r w:rsidR="004F648D">
              <w:rPr>
                <w:noProof/>
                <w:webHidden/>
              </w:rPr>
              <w:t>7</w:t>
            </w:r>
            <w:r w:rsidR="004F648D">
              <w:rPr>
                <w:noProof/>
                <w:webHidden/>
              </w:rPr>
              <w:fldChar w:fldCharType="end"/>
            </w:r>
          </w:hyperlink>
        </w:p>
        <w:p w14:paraId="71CECF17" w14:textId="77777777" w:rsidR="004F648D" w:rsidRDefault="00F17A49">
          <w:pPr>
            <w:pStyle w:val="TOC2"/>
            <w:tabs>
              <w:tab w:val="right" w:leader="dot" w:pos="9395"/>
            </w:tabs>
            <w:rPr>
              <w:noProof/>
              <w:lang w:eastAsia="en-US"/>
            </w:rPr>
          </w:pPr>
          <w:hyperlink w:anchor="_Toc65594260" w:history="1">
            <w:r w:rsidR="004F648D" w:rsidRPr="006F1AA6">
              <w:rPr>
                <w:rStyle w:val="Hyperlink"/>
                <w:noProof/>
              </w:rPr>
              <w:t>1.2</w:t>
            </w:r>
            <w:r w:rsidR="004F648D" w:rsidRPr="006F1AA6">
              <w:rPr>
                <w:rStyle w:val="Hyperlink"/>
                <w:noProof/>
                <w:lang w:val="vi-VN"/>
              </w:rPr>
              <w:t xml:space="preserve"> Thị trường tổ chức sự kiện</w:t>
            </w:r>
            <w:r w:rsidR="004F648D">
              <w:rPr>
                <w:noProof/>
                <w:webHidden/>
              </w:rPr>
              <w:tab/>
            </w:r>
            <w:r w:rsidR="004F648D">
              <w:rPr>
                <w:noProof/>
                <w:webHidden/>
              </w:rPr>
              <w:fldChar w:fldCharType="begin"/>
            </w:r>
            <w:r w:rsidR="004F648D">
              <w:rPr>
                <w:noProof/>
                <w:webHidden/>
              </w:rPr>
              <w:instrText xml:space="preserve"> PAGEREF _Toc65594260 \h </w:instrText>
            </w:r>
            <w:r w:rsidR="004F648D">
              <w:rPr>
                <w:noProof/>
                <w:webHidden/>
              </w:rPr>
            </w:r>
            <w:r w:rsidR="004F648D">
              <w:rPr>
                <w:noProof/>
                <w:webHidden/>
              </w:rPr>
              <w:fldChar w:fldCharType="separate"/>
            </w:r>
            <w:r w:rsidR="004F648D">
              <w:rPr>
                <w:noProof/>
                <w:webHidden/>
              </w:rPr>
              <w:t>7</w:t>
            </w:r>
            <w:r w:rsidR="004F648D">
              <w:rPr>
                <w:noProof/>
                <w:webHidden/>
              </w:rPr>
              <w:fldChar w:fldCharType="end"/>
            </w:r>
          </w:hyperlink>
        </w:p>
        <w:p w14:paraId="25EBA4A9" w14:textId="77777777" w:rsidR="004F648D" w:rsidRDefault="00F17A49">
          <w:pPr>
            <w:pStyle w:val="TOC3"/>
            <w:tabs>
              <w:tab w:val="right" w:leader="dot" w:pos="9395"/>
            </w:tabs>
            <w:rPr>
              <w:noProof/>
              <w:lang w:eastAsia="en-US"/>
            </w:rPr>
          </w:pPr>
          <w:hyperlink w:anchor="_Toc65594261" w:history="1">
            <w:r w:rsidR="004F648D" w:rsidRPr="006F1AA6">
              <w:rPr>
                <w:rStyle w:val="Hyperlink"/>
                <w:noProof/>
              </w:rPr>
              <w:t>1.2.1: Cầu dịch vụ Tổ chức sự kiện:</w:t>
            </w:r>
            <w:r w:rsidR="004F648D">
              <w:rPr>
                <w:noProof/>
                <w:webHidden/>
              </w:rPr>
              <w:tab/>
            </w:r>
            <w:r w:rsidR="004F648D">
              <w:rPr>
                <w:noProof/>
                <w:webHidden/>
              </w:rPr>
              <w:fldChar w:fldCharType="begin"/>
            </w:r>
            <w:r w:rsidR="004F648D">
              <w:rPr>
                <w:noProof/>
                <w:webHidden/>
              </w:rPr>
              <w:instrText xml:space="preserve"> PAGEREF _Toc65594261 \h </w:instrText>
            </w:r>
            <w:r w:rsidR="004F648D">
              <w:rPr>
                <w:noProof/>
                <w:webHidden/>
              </w:rPr>
            </w:r>
            <w:r w:rsidR="004F648D">
              <w:rPr>
                <w:noProof/>
                <w:webHidden/>
              </w:rPr>
              <w:fldChar w:fldCharType="separate"/>
            </w:r>
            <w:r w:rsidR="004F648D">
              <w:rPr>
                <w:noProof/>
                <w:webHidden/>
              </w:rPr>
              <w:t>7</w:t>
            </w:r>
            <w:r w:rsidR="004F648D">
              <w:rPr>
                <w:noProof/>
                <w:webHidden/>
              </w:rPr>
              <w:fldChar w:fldCharType="end"/>
            </w:r>
          </w:hyperlink>
        </w:p>
        <w:p w14:paraId="7E20F2E1" w14:textId="77777777" w:rsidR="004F648D" w:rsidRDefault="00F17A49">
          <w:pPr>
            <w:pStyle w:val="TOC3"/>
            <w:tabs>
              <w:tab w:val="right" w:leader="dot" w:pos="9395"/>
            </w:tabs>
            <w:rPr>
              <w:noProof/>
              <w:lang w:eastAsia="en-US"/>
            </w:rPr>
          </w:pPr>
          <w:hyperlink w:anchor="_Toc65594266" w:history="1">
            <w:r w:rsidR="004F648D" w:rsidRPr="006F1AA6">
              <w:rPr>
                <w:rStyle w:val="Hyperlink"/>
                <w:noProof/>
                <w:lang w:val="vi-VN"/>
              </w:rPr>
              <w:t>1.2.2: Cung dịch vụ Tổ chức sự kiện</w:t>
            </w:r>
            <w:r w:rsidR="004F648D">
              <w:rPr>
                <w:noProof/>
                <w:webHidden/>
              </w:rPr>
              <w:tab/>
            </w:r>
            <w:r w:rsidR="004F648D">
              <w:rPr>
                <w:noProof/>
                <w:webHidden/>
              </w:rPr>
              <w:fldChar w:fldCharType="begin"/>
            </w:r>
            <w:r w:rsidR="004F648D">
              <w:rPr>
                <w:noProof/>
                <w:webHidden/>
              </w:rPr>
              <w:instrText xml:space="preserve"> PAGEREF _Toc65594266 \h </w:instrText>
            </w:r>
            <w:r w:rsidR="004F648D">
              <w:rPr>
                <w:noProof/>
                <w:webHidden/>
              </w:rPr>
            </w:r>
            <w:r w:rsidR="004F648D">
              <w:rPr>
                <w:noProof/>
                <w:webHidden/>
              </w:rPr>
              <w:fldChar w:fldCharType="separate"/>
            </w:r>
            <w:r w:rsidR="004F648D">
              <w:rPr>
                <w:noProof/>
                <w:webHidden/>
              </w:rPr>
              <w:t>8</w:t>
            </w:r>
            <w:r w:rsidR="004F648D">
              <w:rPr>
                <w:noProof/>
                <w:webHidden/>
              </w:rPr>
              <w:fldChar w:fldCharType="end"/>
            </w:r>
          </w:hyperlink>
        </w:p>
        <w:p w14:paraId="17821DB0" w14:textId="15387F12" w:rsidR="004F648D" w:rsidRDefault="00F17A49">
          <w:pPr>
            <w:pStyle w:val="TOC1"/>
            <w:tabs>
              <w:tab w:val="right" w:leader="dot" w:pos="9395"/>
            </w:tabs>
            <w:rPr>
              <w:noProof/>
              <w:lang w:eastAsia="en-US"/>
            </w:rPr>
          </w:pPr>
          <w:hyperlink w:anchor="_Toc65594270" w:history="1">
            <w:r w:rsidR="004F648D" w:rsidRPr="006F1AA6">
              <w:rPr>
                <w:rStyle w:val="Hyperlink"/>
                <w:noProof/>
              </w:rPr>
              <w:t>CHƯƠNG II: THỰC TRẠNG CHẤT DỊCH VỤ</w:t>
            </w:r>
            <w:r w:rsidR="004F648D">
              <w:rPr>
                <w:rStyle w:val="Hyperlink"/>
                <w:noProof/>
              </w:rPr>
              <w:t xml:space="preserve"> TRONG </w:t>
            </w:r>
            <w:r w:rsidR="004F648D" w:rsidRPr="006F1AA6">
              <w:rPr>
                <w:rStyle w:val="Hyperlink"/>
                <w:noProof/>
              </w:rPr>
              <w:t>TỔ CHỨC SỰ KIỆN TẠI CÁC SỰ KIỆN ĐÃ DIỄN RA.</w:t>
            </w:r>
            <w:r w:rsidR="004F648D">
              <w:rPr>
                <w:noProof/>
                <w:webHidden/>
              </w:rPr>
              <w:tab/>
            </w:r>
            <w:r w:rsidR="004F648D">
              <w:rPr>
                <w:noProof/>
                <w:webHidden/>
              </w:rPr>
              <w:fldChar w:fldCharType="begin"/>
            </w:r>
            <w:r w:rsidR="004F648D">
              <w:rPr>
                <w:noProof/>
                <w:webHidden/>
              </w:rPr>
              <w:instrText xml:space="preserve"> PAGEREF _Toc65594270 \h </w:instrText>
            </w:r>
            <w:r w:rsidR="004F648D">
              <w:rPr>
                <w:noProof/>
                <w:webHidden/>
              </w:rPr>
            </w:r>
            <w:r w:rsidR="004F648D">
              <w:rPr>
                <w:noProof/>
                <w:webHidden/>
              </w:rPr>
              <w:fldChar w:fldCharType="separate"/>
            </w:r>
            <w:r w:rsidR="004F648D">
              <w:rPr>
                <w:noProof/>
                <w:webHidden/>
              </w:rPr>
              <w:t>9</w:t>
            </w:r>
            <w:r w:rsidR="004F648D">
              <w:rPr>
                <w:noProof/>
                <w:webHidden/>
              </w:rPr>
              <w:fldChar w:fldCharType="end"/>
            </w:r>
          </w:hyperlink>
        </w:p>
        <w:p w14:paraId="75B9B776" w14:textId="77777777" w:rsidR="004F648D" w:rsidRDefault="00F17A49">
          <w:pPr>
            <w:pStyle w:val="TOC2"/>
            <w:tabs>
              <w:tab w:val="right" w:leader="dot" w:pos="9395"/>
            </w:tabs>
            <w:rPr>
              <w:noProof/>
              <w:lang w:eastAsia="en-US"/>
            </w:rPr>
          </w:pPr>
          <w:hyperlink w:anchor="_Toc65594271" w:history="1">
            <w:r w:rsidR="004F648D" w:rsidRPr="006F1AA6">
              <w:rPr>
                <w:rStyle w:val="Hyperlink"/>
                <w:noProof/>
                <w:lang w:val="vi-VN"/>
              </w:rPr>
              <w:t>2.1 Giới thiệu về các sự kiện</w:t>
            </w:r>
            <w:r w:rsidR="004F648D">
              <w:rPr>
                <w:noProof/>
                <w:webHidden/>
              </w:rPr>
              <w:tab/>
            </w:r>
            <w:r w:rsidR="004F648D">
              <w:rPr>
                <w:noProof/>
                <w:webHidden/>
              </w:rPr>
              <w:fldChar w:fldCharType="begin"/>
            </w:r>
            <w:r w:rsidR="004F648D">
              <w:rPr>
                <w:noProof/>
                <w:webHidden/>
              </w:rPr>
              <w:instrText xml:space="preserve"> PAGEREF _Toc65594271 \h </w:instrText>
            </w:r>
            <w:r w:rsidR="004F648D">
              <w:rPr>
                <w:noProof/>
                <w:webHidden/>
              </w:rPr>
            </w:r>
            <w:r w:rsidR="004F648D">
              <w:rPr>
                <w:noProof/>
                <w:webHidden/>
              </w:rPr>
              <w:fldChar w:fldCharType="separate"/>
            </w:r>
            <w:r w:rsidR="004F648D">
              <w:rPr>
                <w:noProof/>
                <w:webHidden/>
              </w:rPr>
              <w:t>9</w:t>
            </w:r>
            <w:r w:rsidR="004F648D">
              <w:rPr>
                <w:noProof/>
                <w:webHidden/>
              </w:rPr>
              <w:fldChar w:fldCharType="end"/>
            </w:r>
          </w:hyperlink>
        </w:p>
        <w:p w14:paraId="70C0117E" w14:textId="77777777" w:rsidR="004F648D" w:rsidRDefault="00F17A49">
          <w:pPr>
            <w:pStyle w:val="TOC3"/>
            <w:tabs>
              <w:tab w:val="right" w:leader="dot" w:pos="9395"/>
            </w:tabs>
            <w:rPr>
              <w:noProof/>
              <w:lang w:eastAsia="en-US"/>
            </w:rPr>
          </w:pPr>
          <w:hyperlink w:anchor="_Toc65594272" w:history="1">
            <w:r w:rsidR="004F648D" w:rsidRPr="006F1AA6">
              <w:rPr>
                <w:rStyle w:val="Hyperlink"/>
                <w:noProof/>
                <w:lang w:val="vi-VN"/>
              </w:rPr>
              <w:t>2.1.1 Sự kiện 1</w:t>
            </w:r>
            <w:r w:rsidR="004F648D">
              <w:rPr>
                <w:noProof/>
                <w:webHidden/>
              </w:rPr>
              <w:tab/>
            </w:r>
            <w:r w:rsidR="004F648D">
              <w:rPr>
                <w:noProof/>
                <w:webHidden/>
              </w:rPr>
              <w:fldChar w:fldCharType="begin"/>
            </w:r>
            <w:r w:rsidR="004F648D">
              <w:rPr>
                <w:noProof/>
                <w:webHidden/>
              </w:rPr>
              <w:instrText xml:space="preserve"> PAGEREF _Toc65594272 \h </w:instrText>
            </w:r>
            <w:r w:rsidR="004F648D">
              <w:rPr>
                <w:noProof/>
                <w:webHidden/>
              </w:rPr>
            </w:r>
            <w:r w:rsidR="004F648D">
              <w:rPr>
                <w:noProof/>
                <w:webHidden/>
              </w:rPr>
              <w:fldChar w:fldCharType="separate"/>
            </w:r>
            <w:r w:rsidR="004F648D">
              <w:rPr>
                <w:noProof/>
                <w:webHidden/>
              </w:rPr>
              <w:t>9</w:t>
            </w:r>
            <w:r w:rsidR="004F648D">
              <w:rPr>
                <w:noProof/>
                <w:webHidden/>
              </w:rPr>
              <w:fldChar w:fldCharType="end"/>
            </w:r>
          </w:hyperlink>
        </w:p>
        <w:p w14:paraId="136BF0B5" w14:textId="77777777" w:rsidR="004F648D" w:rsidRDefault="00F17A49">
          <w:pPr>
            <w:pStyle w:val="TOC3"/>
            <w:tabs>
              <w:tab w:val="right" w:leader="dot" w:pos="9395"/>
            </w:tabs>
            <w:rPr>
              <w:noProof/>
              <w:lang w:eastAsia="en-US"/>
            </w:rPr>
          </w:pPr>
          <w:hyperlink w:anchor="_Toc65594273" w:history="1">
            <w:r w:rsidR="004F648D" w:rsidRPr="006F1AA6">
              <w:rPr>
                <w:rStyle w:val="Hyperlink"/>
                <w:noProof/>
                <w:lang w:val="pt-BR"/>
              </w:rPr>
              <w:t>Ưu điểm</w:t>
            </w:r>
            <w:r w:rsidR="004F648D">
              <w:rPr>
                <w:noProof/>
                <w:webHidden/>
              </w:rPr>
              <w:tab/>
            </w:r>
            <w:r w:rsidR="004F648D">
              <w:rPr>
                <w:noProof/>
                <w:webHidden/>
              </w:rPr>
              <w:fldChar w:fldCharType="begin"/>
            </w:r>
            <w:r w:rsidR="004F648D">
              <w:rPr>
                <w:noProof/>
                <w:webHidden/>
              </w:rPr>
              <w:instrText xml:space="preserve"> PAGEREF _Toc65594273 \h </w:instrText>
            </w:r>
            <w:r w:rsidR="004F648D">
              <w:rPr>
                <w:noProof/>
                <w:webHidden/>
              </w:rPr>
            </w:r>
            <w:r w:rsidR="004F648D">
              <w:rPr>
                <w:noProof/>
                <w:webHidden/>
              </w:rPr>
              <w:fldChar w:fldCharType="separate"/>
            </w:r>
            <w:r w:rsidR="004F648D">
              <w:rPr>
                <w:noProof/>
                <w:webHidden/>
              </w:rPr>
              <w:t>13</w:t>
            </w:r>
            <w:r w:rsidR="004F648D">
              <w:rPr>
                <w:noProof/>
                <w:webHidden/>
              </w:rPr>
              <w:fldChar w:fldCharType="end"/>
            </w:r>
          </w:hyperlink>
        </w:p>
        <w:p w14:paraId="6424A534" w14:textId="77777777" w:rsidR="004F648D" w:rsidRDefault="00F17A49">
          <w:pPr>
            <w:pStyle w:val="TOC3"/>
            <w:tabs>
              <w:tab w:val="right" w:leader="dot" w:pos="9395"/>
            </w:tabs>
            <w:rPr>
              <w:noProof/>
              <w:lang w:eastAsia="en-US"/>
            </w:rPr>
          </w:pPr>
          <w:hyperlink w:anchor="_Toc65594275" w:history="1">
            <w:r w:rsidR="004F648D" w:rsidRPr="006F1AA6">
              <w:rPr>
                <w:rStyle w:val="Hyperlink"/>
                <w:noProof/>
              </w:rPr>
              <w:t>2.1.2 Sự kiện 2</w:t>
            </w:r>
            <w:r w:rsidR="004F648D">
              <w:rPr>
                <w:noProof/>
                <w:webHidden/>
              </w:rPr>
              <w:tab/>
            </w:r>
            <w:r w:rsidR="004F648D">
              <w:rPr>
                <w:noProof/>
                <w:webHidden/>
              </w:rPr>
              <w:fldChar w:fldCharType="begin"/>
            </w:r>
            <w:r w:rsidR="004F648D">
              <w:rPr>
                <w:noProof/>
                <w:webHidden/>
              </w:rPr>
              <w:instrText xml:space="preserve"> PAGEREF _Toc65594275 \h </w:instrText>
            </w:r>
            <w:r w:rsidR="004F648D">
              <w:rPr>
                <w:noProof/>
                <w:webHidden/>
              </w:rPr>
            </w:r>
            <w:r w:rsidR="004F648D">
              <w:rPr>
                <w:noProof/>
                <w:webHidden/>
              </w:rPr>
              <w:fldChar w:fldCharType="separate"/>
            </w:r>
            <w:r w:rsidR="004F648D">
              <w:rPr>
                <w:noProof/>
                <w:webHidden/>
              </w:rPr>
              <w:t>13</w:t>
            </w:r>
            <w:r w:rsidR="004F648D">
              <w:rPr>
                <w:noProof/>
                <w:webHidden/>
              </w:rPr>
              <w:fldChar w:fldCharType="end"/>
            </w:r>
          </w:hyperlink>
        </w:p>
        <w:p w14:paraId="6CE2AE74" w14:textId="77777777" w:rsidR="004F648D" w:rsidRDefault="00F17A49">
          <w:pPr>
            <w:pStyle w:val="TOC3"/>
            <w:tabs>
              <w:tab w:val="right" w:leader="dot" w:pos="9395"/>
            </w:tabs>
            <w:rPr>
              <w:noProof/>
              <w:lang w:eastAsia="en-US"/>
            </w:rPr>
          </w:pPr>
          <w:hyperlink w:anchor="_Toc65594276" w:history="1">
            <w:r w:rsidR="004F648D" w:rsidRPr="006F1AA6">
              <w:rPr>
                <w:rStyle w:val="Hyperlink"/>
                <w:noProof/>
                <w:lang w:val="vi-VN"/>
              </w:rPr>
              <w:t>2.1.3 Sự kiện 3</w:t>
            </w:r>
            <w:r w:rsidR="004F648D">
              <w:rPr>
                <w:noProof/>
                <w:webHidden/>
              </w:rPr>
              <w:tab/>
            </w:r>
            <w:r w:rsidR="004F648D">
              <w:rPr>
                <w:noProof/>
                <w:webHidden/>
              </w:rPr>
              <w:fldChar w:fldCharType="begin"/>
            </w:r>
            <w:r w:rsidR="004F648D">
              <w:rPr>
                <w:noProof/>
                <w:webHidden/>
              </w:rPr>
              <w:instrText xml:space="preserve"> PAGEREF _Toc65594276 \h </w:instrText>
            </w:r>
            <w:r w:rsidR="004F648D">
              <w:rPr>
                <w:noProof/>
                <w:webHidden/>
              </w:rPr>
            </w:r>
            <w:r w:rsidR="004F648D">
              <w:rPr>
                <w:noProof/>
                <w:webHidden/>
              </w:rPr>
              <w:fldChar w:fldCharType="separate"/>
            </w:r>
            <w:r w:rsidR="004F648D">
              <w:rPr>
                <w:noProof/>
                <w:webHidden/>
              </w:rPr>
              <w:t>20</w:t>
            </w:r>
            <w:r w:rsidR="004F648D">
              <w:rPr>
                <w:noProof/>
                <w:webHidden/>
              </w:rPr>
              <w:fldChar w:fldCharType="end"/>
            </w:r>
          </w:hyperlink>
        </w:p>
        <w:p w14:paraId="4F4B8DED" w14:textId="77777777" w:rsidR="004F648D" w:rsidRDefault="00F17A49">
          <w:pPr>
            <w:pStyle w:val="TOC2"/>
            <w:tabs>
              <w:tab w:val="right" w:leader="dot" w:pos="9395"/>
            </w:tabs>
            <w:rPr>
              <w:noProof/>
              <w:lang w:eastAsia="en-US"/>
            </w:rPr>
          </w:pPr>
          <w:hyperlink w:anchor="_Toc65594277" w:history="1">
            <w:r w:rsidR="004F648D" w:rsidRPr="006F1AA6">
              <w:rPr>
                <w:rStyle w:val="Hyperlink"/>
                <w:noProof/>
                <w:lang w:val="pt-BR"/>
              </w:rPr>
              <w:t>2.2 Thực trạng về công tác quản trị chất lượng dịch vụ tại các sự kiện đã diễn ra</w:t>
            </w:r>
            <w:r w:rsidR="004F648D">
              <w:rPr>
                <w:noProof/>
                <w:webHidden/>
              </w:rPr>
              <w:tab/>
            </w:r>
            <w:r w:rsidR="004F648D">
              <w:rPr>
                <w:noProof/>
                <w:webHidden/>
              </w:rPr>
              <w:fldChar w:fldCharType="begin"/>
            </w:r>
            <w:r w:rsidR="004F648D">
              <w:rPr>
                <w:noProof/>
                <w:webHidden/>
              </w:rPr>
              <w:instrText xml:space="preserve"> PAGEREF _Toc65594277 \h </w:instrText>
            </w:r>
            <w:r w:rsidR="004F648D">
              <w:rPr>
                <w:noProof/>
                <w:webHidden/>
              </w:rPr>
            </w:r>
            <w:r w:rsidR="004F648D">
              <w:rPr>
                <w:noProof/>
                <w:webHidden/>
              </w:rPr>
              <w:fldChar w:fldCharType="separate"/>
            </w:r>
            <w:r w:rsidR="004F648D">
              <w:rPr>
                <w:noProof/>
                <w:webHidden/>
              </w:rPr>
              <w:t>26</w:t>
            </w:r>
            <w:r w:rsidR="004F648D">
              <w:rPr>
                <w:noProof/>
                <w:webHidden/>
              </w:rPr>
              <w:fldChar w:fldCharType="end"/>
            </w:r>
          </w:hyperlink>
        </w:p>
        <w:p w14:paraId="2090AB9E" w14:textId="77777777" w:rsidR="004F648D" w:rsidRDefault="00F17A49">
          <w:pPr>
            <w:pStyle w:val="TOC3"/>
            <w:tabs>
              <w:tab w:val="right" w:leader="dot" w:pos="9395"/>
            </w:tabs>
            <w:rPr>
              <w:noProof/>
              <w:lang w:eastAsia="en-US"/>
            </w:rPr>
          </w:pPr>
          <w:hyperlink w:anchor="_Toc65594278" w:history="1">
            <w:r w:rsidR="004F648D" w:rsidRPr="006F1AA6">
              <w:rPr>
                <w:rStyle w:val="Hyperlink"/>
                <w:noProof/>
                <w:lang w:val="pt-BR"/>
              </w:rPr>
              <w:t>2.2.1 Sự kiện 1:</w:t>
            </w:r>
            <w:r w:rsidR="004F648D">
              <w:rPr>
                <w:noProof/>
                <w:webHidden/>
              </w:rPr>
              <w:tab/>
            </w:r>
            <w:r w:rsidR="004F648D">
              <w:rPr>
                <w:noProof/>
                <w:webHidden/>
              </w:rPr>
              <w:fldChar w:fldCharType="begin"/>
            </w:r>
            <w:r w:rsidR="004F648D">
              <w:rPr>
                <w:noProof/>
                <w:webHidden/>
              </w:rPr>
              <w:instrText xml:space="preserve"> PAGEREF _Toc65594278 \h </w:instrText>
            </w:r>
            <w:r w:rsidR="004F648D">
              <w:rPr>
                <w:noProof/>
                <w:webHidden/>
              </w:rPr>
            </w:r>
            <w:r w:rsidR="004F648D">
              <w:rPr>
                <w:noProof/>
                <w:webHidden/>
              </w:rPr>
              <w:fldChar w:fldCharType="separate"/>
            </w:r>
            <w:r w:rsidR="004F648D">
              <w:rPr>
                <w:noProof/>
                <w:webHidden/>
              </w:rPr>
              <w:t>26</w:t>
            </w:r>
            <w:r w:rsidR="004F648D">
              <w:rPr>
                <w:noProof/>
                <w:webHidden/>
              </w:rPr>
              <w:fldChar w:fldCharType="end"/>
            </w:r>
          </w:hyperlink>
        </w:p>
        <w:p w14:paraId="6914A32A" w14:textId="77777777" w:rsidR="004F648D" w:rsidRDefault="00F17A49">
          <w:pPr>
            <w:pStyle w:val="TOC3"/>
            <w:tabs>
              <w:tab w:val="right" w:leader="dot" w:pos="9395"/>
            </w:tabs>
            <w:rPr>
              <w:noProof/>
              <w:lang w:eastAsia="en-US"/>
            </w:rPr>
          </w:pPr>
          <w:hyperlink w:anchor="_Toc65594279" w:history="1">
            <w:r w:rsidR="004F648D" w:rsidRPr="006F1AA6">
              <w:rPr>
                <w:rStyle w:val="Hyperlink"/>
                <w:noProof/>
                <w:lang w:val="pt-BR"/>
              </w:rPr>
              <w:t>2.2.2 Sự kiện 2:</w:t>
            </w:r>
            <w:r w:rsidR="004F648D">
              <w:rPr>
                <w:noProof/>
                <w:webHidden/>
              </w:rPr>
              <w:tab/>
            </w:r>
            <w:r w:rsidR="004F648D">
              <w:rPr>
                <w:noProof/>
                <w:webHidden/>
              </w:rPr>
              <w:fldChar w:fldCharType="begin"/>
            </w:r>
            <w:r w:rsidR="004F648D">
              <w:rPr>
                <w:noProof/>
                <w:webHidden/>
              </w:rPr>
              <w:instrText xml:space="preserve"> PAGEREF _Toc65594279 \h </w:instrText>
            </w:r>
            <w:r w:rsidR="004F648D">
              <w:rPr>
                <w:noProof/>
                <w:webHidden/>
              </w:rPr>
            </w:r>
            <w:r w:rsidR="004F648D">
              <w:rPr>
                <w:noProof/>
                <w:webHidden/>
              </w:rPr>
              <w:fldChar w:fldCharType="separate"/>
            </w:r>
            <w:r w:rsidR="004F648D">
              <w:rPr>
                <w:noProof/>
                <w:webHidden/>
              </w:rPr>
              <w:t>27</w:t>
            </w:r>
            <w:r w:rsidR="004F648D">
              <w:rPr>
                <w:noProof/>
                <w:webHidden/>
              </w:rPr>
              <w:fldChar w:fldCharType="end"/>
            </w:r>
          </w:hyperlink>
        </w:p>
        <w:p w14:paraId="57C46922" w14:textId="77777777" w:rsidR="004F648D" w:rsidRDefault="00F17A49">
          <w:pPr>
            <w:pStyle w:val="TOC3"/>
            <w:tabs>
              <w:tab w:val="right" w:leader="dot" w:pos="9395"/>
            </w:tabs>
            <w:rPr>
              <w:noProof/>
              <w:lang w:eastAsia="en-US"/>
            </w:rPr>
          </w:pPr>
          <w:hyperlink w:anchor="_Toc65594280" w:history="1">
            <w:r w:rsidR="004F648D" w:rsidRPr="006F1AA6">
              <w:rPr>
                <w:rStyle w:val="Hyperlink"/>
                <w:noProof/>
                <w:lang w:val="pt-BR"/>
              </w:rPr>
              <w:t>2.2.3 Sự kiện 3</w:t>
            </w:r>
            <w:r w:rsidR="004F648D">
              <w:rPr>
                <w:noProof/>
                <w:webHidden/>
              </w:rPr>
              <w:tab/>
            </w:r>
            <w:r w:rsidR="004F648D">
              <w:rPr>
                <w:noProof/>
                <w:webHidden/>
              </w:rPr>
              <w:fldChar w:fldCharType="begin"/>
            </w:r>
            <w:r w:rsidR="004F648D">
              <w:rPr>
                <w:noProof/>
                <w:webHidden/>
              </w:rPr>
              <w:instrText xml:space="preserve"> PAGEREF _Toc65594280 \h </w:instrText>
            </w:r>
            <w:r w:rsidR="004F648D">
              <w:rPr>
                <w:noProof/>
                <w:webHidden/>
              </w:rPr>
            </w:r>
            <w:r w:rsidR="004F648D">
              <w:rPr>
                <w:noProof/>
                <w:webHidden/>
              </w:rPr>
              <w:fldChar w:fldCharType="separate"/>
            </w:r>
            <w:r w:rsidR="004F648D">
              <w:rPr>
                <w:noProof/>
                <w:webHidden/>
              </w:rPr>
              <w:t>28</w:t>
            </w:r>
            <w:r w:rsidR="004F648D">
              <w:rPr>
                <w:noProof/>
                <w:webHidden/>
              </w:rPr>
              <w:fldChar w:fldCharType="end"/>
            </w:r>
          </w:hyperlink>
        </w:p>
        <w:p w14:paraId="25022641" w14:textId="77777777" w:rsidR="004F648D" w:rsidRDefault="00F17A49">
          <w:pPr>
            <w:pStyle w:val="TOC1"/>
            <w:tabs>
              <w:tab w:val="right" w:leader="dot" w:pos="9395"/>
            </w:tabs>
            <w:rPr>
              <w:noProof/>
              <w:lang w:eastAsia="en-US"/>
            </w:rPr>
          </w:pPr>
          <w:hyperlink w:anchor="_Toc65594281" w:history="1">
            <w:r w:rsidR="004F648D" w:rsidRPr="006F1AA6">
              <w:rPr>
                <w:rStyle w:val="Hyperlink"/>
                <w:noProof/>
              </w:rPr>
              <w:t>CHƯƠNG 3: MỘT SỐ GIẢI PHÁP NÂNG CAO CHẤT LƯỢNG DỊCH VỤ TRONG TỔ CHỨC SỰ KIỆN.</w:t>
            </w:r>
            <w:r w:rsidR="004F648D">
              <w:rPr>
                <w:noProof/>
                <w:webHidden/>
              </w:rPr>
              <w:tab/>
            </w:r>
            <w:r w:rsidR="004F648D">
              <w:rPr>
                <w:noProof/>
                <w:webHidden/>
              </w:rPr>
              <w:fldChar w:fldCharType="begin"/>
            </w:r>
            <w:r w:rsidR="004F648D">
              <w:rPr>
                <w:noProof/>
                <w:webHidden/>
              </w:rPr>
              <w:instrText xml:space="preserve"> PAGEREF _Toc65594281 \h </w:instrText>
            </w:r>
            <w:r w:rsidR="004F648D">
              <w:rPr>
                <w:noProof/>
                <w:webHidden/>
              </w:rPr>
            </w:r>
            <w:r w:rsidR="004F648D">
              <w:rPr>
                <w:noProof/>
                <w:webHidden/>
              </w:rPr>
              <w:fldChar w:fldCharType="separate"/>
            </w:r>
            <w:r w:rsidR="004F648D">
              <w:rPr>
                <w:noProof/>
                <w:webHidden/>
              </w:rPr>
              <w:t>29</w:t>
            </w:r>
            <w:r w:rsidR="004F648D">
              <w:rPr>
                <w:noProof/>
                <w:webHidden/>
              </w:rPr>
              <w:fldChar w:fldCharType="end"/>
            </w:r>
          </w:hyperlink>
        </w:p>
        <w:p w14:paraId="5E824A7A" w14:textId="77777777" w:rsidR="004F648D" w:rsidRDefault="00F17A49">
          <w:pPr>
            <w:pStyle w:val="TOC2"/>
            <w:tabs>
              <w:tab w:val="right" w:leader="dot" w:pos="9395"/>
            </w:tabs>
            <w:rPr>
              <w:noProof/>
              <w:lang w:eastAsia="en-US"/>
            </w:rPr>
          </w:pPr>
          <w:hyperlink w:anchor="_Toc65594282" w:history="1">
            <w:r w:rsidR="004F648D" w:rsidRPr="006F1AA6">
              <w:rPr>
                <w:rStyle w:val="Hyperlink"/>
                <w:noProof/>
              </w:rPr>
              <w:t>3.1 Quy trình tổ chức sự kiện:</w:t>
            </w:r>
            <w:r w:rsidR="004F648D">
              <w:rPr>
                <w:noProof/>
                <w:webHidden/>
              </w:rPr>
              <w:tab/>
            </w:r>
            <w:r w:rsidR="004F648D">
              <w:rPr>
                <w:noProof/>
                <w:webHidden/>
              </w:rPr>
              <w:fldChar w:fldCharType="begin"/>
            </w:r>
            <w:r w:rsidR="004F648D">
              <w:rPr>
                <w:noProof/>
                <w:webHidden/>
              </w:rPr>
              <w:instrText xml:space="preserve"> PAGEREF _Toc65594282 \h </w:instrText>
            </w:r>
            <w:r w:rsidR="004F648D">
              <w:rPr>
                <w:noProof/>
                <w:webHidden/>
              </w:rPr>
            </w:r>
            <w:r w:rsidR="004F648D">
              <w:rPr>
                <w:noProof/>
                <w:webHidden/>
              </w:rPr>
              <w:fldChar w:fldCharType="separate"/>
            </w:r>
            <w:r w:rsidR="004F648D">
              <w:rPr>
                <w:noProof/>
                <w:webHidden/>
              </w:rPr>
              <w:t>29</w:t>
            </w:r>
            <w:r w:rsidR="004F648D">
              <w:rPr>
                <w:noProof/>
                <w:webHidden/>
              </w:rPr>
              <w:fldChar w:fldCharType="end"/>
            </w:r>
          </w:hyperlink>
        </w:p>
        <w:p w14:paraId="4770135F" w14:textId="77777777" w:rsidR="004F648D" w:rsidRDefault="00F17A49">
          <w:pPr>
            <w:pStyle w:val="TOC3"/>
            <w:tabs>
              <w:tab w:val="right" w:leader="dot" w:pos="9395"/>
            </w:tabs>
            <w:rPr>
              <w:noProof/>
              <w:lang w:eastAsia="en-US"/>
            </w:rPr>
          </w:pPr>
          <w:hyperlink w:anchor="_Toc65594283" w:history="1">
            <w:r w:rsidR="004F648D" w:rsidRPr="006F1AA6">
              <w:rPr>
                <w:rStyle w:val="Hyperlink"/>
                <w:noProof/>
              </w:rPr>
              <w:t>3.1.1 Tiếp xúc và ký kết hợp đồng:</w:t>
            </w:r>
            <w:r w:rsidR="004F648D">
              <w:rPr>
                <w:noProof/>
                <w:webHidden/>
              </w:rPr>
              <w:tab/>
            </w:r>
            <w:r w:rsidR="004F648D">
              <w:rPr>
                <w:noProof/>
                <w:webHidden/>
              </w:rPr>
              <w:fldChar w:fldCharType="begin"/>
            </w:r>
            <w:r w:rsidR="004F648D">
              <w:rPr>
                <w:noProof/>
                <w:webHidden/>
              </w:rPr>
              <w:instrText xml:space="preserve"> PAGEREF _Toc65594283 \h </w:instrText>
            </w:r>
            <w:r w:rsidR="004F648D">
              <w:rPr>
                <w:noProof/>
                <w:webHidden/>
              </w:rPr>
            </w:r>
            <w:r w:rsidR="004F648D">
              <w:rPr>
                <w:noProof/>
                <w:webHidden/>
              </w:rPr>
              <w:fldChar w:fldCharType="separate"/>
            </w:r>
            <w:r w:rsidR="004F648D">
              <w:rPr>
                <w:noProof/>
                <w:webHidden/>
              </w:rPr>
              <w:t>30</w:t>
            </w:r>
            <w:r w:rsidR="004F648D">
              <w:rPr>
                <w:noProof/>
                <w:webHidden/>
              </w:rPr>
              <w:fldChar w:fldCharType="end"/>
            </w:r>
          </w:hyperlink>
        </w:p>
        <w:p w14:paraId="31A3F050" w14:textId="77777777" w:rsidR="004F648D" w:rsidRDefault="00F17A49">
          <w:pPr>
            <w:pStyle w:val="TOC3"/>
            <w:tabs>
              <w:tab w:val="right" w:leader="dot" w:pos="9395"/>
            </w:tabs>
            <w:rPr>
              <w:noProof/>
              <w:lang w:eastAsia="en-US"/>
            </w:rPr>
          </w:pPr>
          <w:hyperlink w:anchor="_Toc65594284" w:history="1">
            <w:r w:rsidR="004F648D" w:rsidRPr="006F1AA6">
              <w:rPr>
                <w:rStyle w:val="Hyperlink"/>
                <w:noProof/>
              </w:rPr>
              <w:t>3.1.2 Chuẩn bị tổ chức:</w:t>
            </w:r>
            <w:r w:rsidR="004F648D">
              <w:rPr>
                <w:noProof/>
                <w:webHidden/>
              </w:rPr>
              <w:tab/>
            </w:r>
            <w:r w:rsidR="004F648D">
              <w:rPr>
                <w:noProof/>
                <w:webHidden/>
              </w:rPr>
              <w:fldChar w:fldCharType="begin"/>
            </w:r>
            <w:r w:rsidR="004F648D">
              <w:rPr>
                <w:noProof/>
                <w:webHidden/>
              </w:rPr>
              <w:instrText xml:space="preserve"> PAGEREF _Toc65594284 \h </w:instrText>
            </w:r>
            <w:r w:rsidR="004F648D">
              <w:rPr>
                <w:noProof/>
                <w:webHidden/>
              </w:rPr>
            </w:r>
            <w:r w:rsidR="004F648D">
              <w:rPr>
                <w:noProof/>
                <w:webHidden/>
              </w:rPr>
              <w:fldChar w:fldCharType="separate"/>
            </w:r>
            <w:r w:rsidR="004F648D">
              <w:rPr>
                <w:noProof/>
                <w:webHidden/>
              </w:rPr>
              <w:t>32</w:t>
            </w:r>
            <w:r w:rsidR="004F648D">
              <w:rPr>
                <w:noProof/>
                <w:webHidden/>
              </w:rPr>
              <w:fldChar w:fldCharType="end"/>
            </w:r>
          </w:hyperlink>
        </w:p>
        <w:p w14:paraId="79470DDE" w14:textId="77777777" w:rsidR="004F648D" w:rsidRDefault="00F17A49">
          <w:pPr>
            <w:pStyle w:val="TOC3"/>
            <w:tabs>
              <w:tab w:val="right" w:leader="dot" w:pos="9395"/>
            </w:tabs>
            <w:rPr>
              <w:noProof/>
              <w:lang w:eastAsia="en-US"/>
            </w:rPr>
          </w:pPr>
          <w:hyperlink w:anchor="_Toc65594285" w:history="1">
            <w:r w:rsidR="004F648D" w:rsidRPr="006F1AA6">
              <w:rPr>
                <w:rStyle w:val="Hyperlink"/>
                <w:noProof/>
              </w:rPr>
              <w:t>3.1.3 Triển khai:</w:t>
            </w:r>
            <w:r w:rsidR="004F648D">
              <w:rPr>
                <w:noProof/>
                <w:webHidden/>
              </w:rPr>
              <w:tab/>
            </w:r>
            <w:r w:rsidR="004F648D">
              <w:rPr>
                <w:noProof/>
                <w:webHidden/>
              </w:rPr>
              <w:fldChar w:fldCharType="begin"/>
            </w:r>
            <w:r w:rsidR="004F648D">
              <w:rPr>
                <w:noProof/>
                <w:webHidden/>
              </w:rPr>
              <w:instrText xml:space="preserve"> PAGEREF _Toc65594285 \h </w:instrText>
            </w:r>
            <w:r w:rsidR="004F648D">
              <w:rPr>
                <w:noProof/>
                <w:webHidden/>
              </w:rPr>
            </w:r>
            <w:r w:rsidR="004F648D">
              <w:rPr>
                <w:noProof/>
                <w:webHidden/>
              </w:rPr>
              <w:fldChar w:fldCharType="separate"/>
            </w:r>
            <w:r w:rsidR="004F648D">
              <w:rPr>
                <w:noProof/>
                <w:webHidden/>
              </w:rPr>
              <w:t>34</w:t>
            </w:r>
            <w:r w:rsidR="004F648D">
              <w:rPr>
                <w:noProof/>
                <w:webHidden/>
              </w:rPr>
              <w:fldChar w:fldCharType="end"/>
            </w:r>
          </w:hyperlink>
        </w:p>
        <w:p w14:paraId="35EBF190" w14:textId="77777777" w:rsidR="004F648D" w:rsidRDefault="00F17A49">
          <w:pPr>
            <w:pStyle w:val="TOC3"/>
            <w:tabs>
              <w:tab w:val="right" w:leader="dot" w:pos="9395"/>
            </w:tabs>
            <w:rPr>
              <w:noProof/>
              <w:lang w:eastAsia="en-US"/>
            </w:rPr>
          </w:pPr>
          <w:hyperlink w:anchor="_Toc65594286" w:history="1">
            <w:r w:rsidR="004F648D" w:rsidRPr="006F1AA6">
              <w:rPr>
                <w:rStyle w:val="Hyperlink"/>
                <w:noProof/>
              </w:rPr>
              <w:t>3.1.4 Đánh giá sau sự kiện:</w:t>
            </w:r>
            <w:r w:rsidR="004F648D">
              <w:rPr>
                <w:noProof/>
                <w:webHidden/>
              </w:rPr>
              <w:tab/>
            </w:r>
            <w:r w:rsidR="004F648D">
              <w:rPr>
                <w:noProof/>
                <w:webHidden/>
              </w:rPr>
              <w:fldChar w:fldCharType="begin"/>
            </w:r>
            <w:r w:rsidR="004F648D">
              <w:rPr>
                <w:noProof/>
                <w:webHidden/>
              </w:rPr>
              <w:instrText xml:space="preserve"> PAGEREF _Toc65594286 \h </w:instrText>
            </w:r>
            <w:r w:rsidR="004F648D">
              <w:rPr>
                <w:noProof/>
                <w:webHidden/>
              </w:rPr>
            </w:r>
            <w:r w:rsidR="004F648D">
              <w:rPr>
                <w:noProof/>
                <w:webHidden/>
              </w:rPr>
              <w:fldChar w:fldCharType="separate"/>
            </w:r>
            <w:r w:rsidR="004F648D">
              <w:rPr>
                <w:noProof/>
                <w:webHidden/>
              </w:rPr>
              <w:t>34</w:t>
            </w:r>
            <w:r w:rsidR="004F648D">
              <w:rPr>
                <w:noProof/>
                <w:webHidden/>
              </w:rPr>
              <w:fldChar w:fldCharType="end"/>
            </w:r>
          </w:hyperlink>
        </w:p>
        <w:p w14:paraId="379EFB27" w14:textId="77777777" w:rsidR="004F648D" w:rsidRDefault="00F17A49">
          <w:pPr>
            <w:pStyle w:val="TOC2"/>
            <w:tabs>
              <w:tab w:val="right" w:leader="dot" w:pos="9395"/>
            </w:tabs>
            <w:rPr>
              <w:noProof/>
              <w:lang w:eastAsia="en-US"/>
            </w:rPr>
          </w:pPr>
          <w:hyperlink w:anchor="_Toc65594287" w:history="1">
            <w:r w:rsidR="004F648D" w:rsidRPr="006F1AA6">
              <w:rPr>
                <w:rStyle w:val="Hyperlink"/>
                <w:noProof/>
              </w:rPr>
              <w:t>3.2 Những yếu tố ảnh hưởng tới hiệu quả của của dịch vụ tổ chức sự kiện cần được quan tâm:</w:t>
            </w:r>
            <w:r w:rsidR="004F648D">
              <w:rPr>
                <w:noProof/>
                <w:webHidden/>
              </w:rPr>
              <w:tab/>
            </w:r>
            <w:r w:rsidR="004F648D">
              <w:rPr>
                <w:noProof/>
                <w:webHidden/>
              </w:rPr>
              <w:fldChar w:fldCharType="begin"/>
            </w:r>
            <w:r w:rsidR="004F648D">
              <w:rPr>
                <w:noProof/>
                <w:webHidden/>
              </w:rPr>
              <w:instrText xml:space="preserve"> PAGEREF _Toc65594287 \h </w:instrText>
            </w:r>
            <w:r w:rsidR="004F648D">
              <w:rPr>
                <w:noProof/>
                <w:webHidden/>
              </w:rPr>
            </w:r>
            <w:r w:rsidR="004F648D">
              <w:rPr>
                <w:noProof/>
                <w:webHidden/>
              </w:rPr>
              <w:fldChar w:fldCharType="separate"/>
            </w:r>
            <w:r w:rsidR="004F648D">
              <w:rPr>
                <w:noProof/>
                <w:webHidden/>
              </w:rPr>
              <w:t>36</w:t>
            </w:r>
            <w:r w:rsidR="004F648D">
              <w:rPr>
                <w:noProof/>
                <w:webHidden/>
              </w:rPr>
              <w:fldChar w:fldCharType="end"/>
            </w:r>
          </w:hyperlink>
        </w:p>
        <w:p w14:paraId="6915D8D6" w14:textId="77777777" w:rsidR="004F648D" w:rsidRDefault="00F17A49">
          <w:pPr>
            <w:pStyle w:val="TOC3"/>
            <w:tabs>
              <w:tab w:val="right" w:leader="dot" w:pos="9395"/>
            </w:tabs>
            <w:rPr>
              <w:noProof/>
              <w:lang w:eastAsia="en-US"/>
            </w:rPr>
          </w:pPr>
          <w:hyperlink w:anchor="_Toc65594288" w:history="1">
            <w:r w:rsidR="004F648D" w:rsidRPr="006F1AA6">
              <w:rPr>
                <w:rStyle w:val="Hyperlink"/>
                <w:noProof/>
              </w:rPr>
              <w:t>3.2.1 Những yếu tố cần xác định rõ trước chương trình tổ chức:</w:t>
            </w:r>
            <w:r w:rsidR="004F648D">
              <w:rPr>
                <w:noProof/>
                <w:webHidden/>
              </w:rPr>
              <w:tab/>
            </w:r>
            <w:r w:rsidR="004F648D">
              <w:rPr>
                <w:noProof/>
                <w:webHidden/>
              </w:rPr>
              <w:fldChar w:fldCharType="begin"/>
            </w:r>
            <w:r w:rsidR="004F648D">
              <w:rPr>
                <w:noProof/>
                <w:webHidden/>
              </w:rPr>
              <w:instrText xml:space="preserve"> PAGEREF _Toc65594288 \h </w:instrText>
            </w:r>
            <w:r w:rsidR="004F648D">
              <w:rPr>
                <w:noProof/>
                <w:webHidden/>
              </w:rPr>
            </w:r>
            <w:r w:rsidR="004F648D">
              <w:rPr>
                <w:noProof/>
                <w:webHidden/>
              </w:rPr>
              <w:fldChar w:fldCharType="separate"/>
            </w:r>
            <w:r w:rsidR="004F648D">
              <w:rPr>
                <w:noProof/>
                <w:webHidden/>
              </w:rPr>
              <w:t>36</w:t>
            </w:r>
            <w:r w:rsidR="004F648D">
              <w:rPr>
                <w:noProof/>
                <w:webHidden/>
              </w:rPr>
              <w:fldChar w:fldCharType="end"/>
            </w:r>
          </w:hyperlink>
        </w:p>
        <w:p w14:paraId="062C8980" w14:textId="77777777" w:rsidR="004F648D" w:rsidRDefault="00F17A49">
          <w:pPr>
            <w:pStyle w:val="TOC3"/>
            <w:tabs>
              <w:tab w:val="right" w:leader="dot" w:pos="9395"/>
            </w:tabs>
            <w:rPr>
              <w:noProof/>
              <w:lang w:eastAsia="en-US"/>
            </w:rPr>
          </w:pPr>
          <w:hyperlink w:anchor="_Toc65594289" w:history="1">
            <w:r w:rsidR="004F648D" w:rsidRPr="006F1AA6">
              <w:rPr>
                <w:rStyle w:val="Hyperlink"/>
                <w:noProof/>
              </w:rPr>
              <w:t>3.2.2 Tính chuyên nghiệp kết hợp với sự sáng tạo trong kịch bản của một chương trình sự kiện:</w:t>
            </w:r>
            <w:r w:rsidR="004F648D">
              <w:rPr>
                <w:noProof/>
                <w:webHidden/>
              </w:rPr>
              <w:tab/>
            </w:r>
            <w:r w:rsidR="004F648D">
              <w:rPr>
                <w:noProof/>
                <w:webHidden/>
              </w:rPr>
              <w:fldChar w:fldCharType="begin"/>
            </w:r>
            <w:r w:rsidR="004F648D">
              <w:rPr>
                <w:noProof/>
                <w:webHidden/>
              </w:rPr>
              <w:instrText xml:space="preserve"> PAGEREF _Toc65594289 \h </w:instrText>
            </w:r>
            <w:r w:rsidR="004F648D">
              <w:rPr>
                <w:noProof/>
                <w:webHidden/>
              </w:rPr>
            </w:r>
            <w:r w:rsidR="004F648D">
              <w:rPr>
                <w:noProof/>
                <w:webHidden/>
              </w:rPr>
              <w:fldChar w:fldCharType="separate"/>
            </w:r>
            <w:r w:rsidR="004F648D">
              <w:rPr>
                <w:noProof/>
                <w:webHidden/>
              </w:rPr>
              <w:t>40</w:t>
            </w:r>
            <w:r w:rsidR="004F648D">
              <w:rPr>
                <w:noProof/>
                <w:webHidden/>
              </w:rPr>
              <w:fldChar w:fldCharType="end"/>
            </w:r>
          </w:hyperlink>
        </w:p>
        <w:p w14:paraId="75A39B5C" w14:textId="77777777" w:rsidR="004F648D" w:rsidRDefault="00F17A49">
          <w:pPr>
            <w:pStyle w:val="TOC3"/>
            <w:tabs>
              <w:tab w:val="right" w:leader="dot" w:pos="9395"/>
            </w:tabs>
            <w:rPr>
              <w:noProof/>
              <w:lang w:eastAsia="en-US"/>
            </w:rPr>
          </w:pPr>
          <w:hyperlink w:anchor="_Toc65594290" w:history="1">
            <w:r w:rsidR="004F648D" w:rsidRPr="006F1AA6">
              <w:rPr>
                <w:rStyle w:val="Hyperlink"/>
                <w:noProof/>
              </w:rPr>
              <w:t>3.2.3 Nâng cao khả năng sáng tạo trong chương trình tổ chức sự kiện:</w:t>
            </w:r>
            <w:r w:rsidR="004F648D">
              <w:rPr>
                <w:noProof/>
                <w:webHidden/>
              </w:rPr>
              <w:tab/>
            </w:r>
            <w:r w:rsidR="004F648D">
              <w:rPr>
                <w:noProof/>
                <w:webHidden/>
              </w:rPr>
              <w:fldChar w:fldCharType="begin"/>
            </w:r>
            <w:r w:rsidR="004F648D">
              <w:rPr>
                <w:noProof/>
                <w:webHidden/>
              </w:rPr>
              <w:instrText xml:space="preserve"> PAGEREF _Toc65594290 \h </w:instrText>
            </w:r>
            <w:r w:rsidR="004F648D">
              <w:rPr>
                <w:noProof/>
                <w:webHidden/>
              </w:rPr>
            </w:r>
            <w:r w:rsidR="004F648D">
              <w:rPr>
                <w:noProof/>
                <w:webHidden/>
              </w:rPr>
              <w:fldChar w:fldCharType="separate"/>
            </w:r>
            <w:r w:rsidR="004F648D">
              <w:rPr>
                <w:noProof/>
                <w:webHidden/>
              </w:rPr>
              <w:t>41</w:t>
            </w:r>
            <w:r w:rsidR="004F648D">
              <w:rPr>
                <w:noProof/>
                <w:webHidden/>
              </w:rPr>
              <w:fldChar w:fldCharType="end"/>
            </w:r>
          </w:hyperlink>
        </w:p>
        <w:p w14:paraId="208C0A8A" w14:textId="77777777" w:rsidR="004F648D" w:rsidRDefault="00F17A49">
          <w:pPr>
            <w:pStyle w:val="TOC3"/>
            <w:tabs>
              <w:tab w:val="right" w:leader="dot" w:pos="9395"/>
            </w:tabs>
            <w:rPr>
              <w:noProof/>
              <w:lang w:eastAsia="en-US"/>
            </w:rPr>
          </w:pPr>
          <w:hyperlink w:anchor="_Toc65594291" w:history="1">
            <w:r w:rsidR="004F648D" w:rsidRPr="006F1AA6">
              <w:rPr>
                <w:rStyle w:val="Hyperlink"/>
                <w:noProof/>
              </w:rPr>
              <w:t>3.2.3 Giải quyết sự cố trong tổ chức sự kiện:</w:t>
            </w:r>
            <w:r w:rsidR="004F648D">
              <w:rPr>
                <w:noProof/>
                <w:webHidden/>
              </w:rPr>
              <w:tab/>
            </w:r>
            <w:r w:rsidR="004F648D">
              <w:rPr>
                <w:noProof/>
                <w:webHidden/>
              </w:rPr>
              <w:fldChar w:fldCharType="begin"/>
            </w:r>
            <w:r w:rsidR="004F648D">
              <w:rPr>
                <w:noProof/>
                <w:webHidden/>
              </w:rPr>
              <w:instrText xml:space="preserve"> PAGEREF _Toc65594291 \h </w:instrText>
            </w:r>
            <w:r w:rsidR="004F648D">
              <w:rPr>
                <w:noProof/>
                <w:webHidden/>
              </w:rPr>
            </w:r>
            <w:r w:rsidR="004F648D">
              <w:rPr>
                <w:noProof/>
                <w:webHidden/>
              </w:rPr>
              <w:fldChar w:fldCharType="separate"/>
            </w:r>
            <w:r w:rsidR="004F648D">
              <w:rPr>
                <w:noProof/>
                <w:webHidden/>
              </w:rPr>
              <w:t>41</w:t>
            </w:r>
            <w:r w:rsidR="004F648D">
              <w:rPr>
                <w:noProof/>
                <w:webHidden/>
              </w:rPr>
              <w:fldChar w:fldCharType="end"/>
            </w:r>
          </w:hyperlink>
        </w:p>
        <w:p w14:paraId="377D1C30" w14:textId="77777777" w:rsidR="004F648D" w:rsidRDefault="00F17A49">
          <w:pPr>
            <w:pStyle w:val="TOC1"/>
            <w:tabs>
              <w:tab w:val="right" w:leader="dot" w:pos="9395"/>
            </w:tabs>
            <w:rPr>
              <w:noProof/>
              <w:lang w:eastAsia="en-US"/>
            </w:rPr>
          </w:pPr>
          <w:hyperlink w:anchor="_Toc65594292" w:history="1">
            <w:r w:rsidR="004F648D" w:rsidRPr="006F1AA6">
              <w:rPr>
                <w:rStyle w:val="Hyperlink"/>
                <w:noProof/>
              </w:rPr>
              <w:t>KẾT LUẬN</w:t>
            </w:r>
            <w:r w:rsidR="004F648D">
              <w:rPr>
                <w:noProof/>
                <w:webHidden/>
              </w:rPr>
              <w:tab/>
            </w:r>
            <w:r w:rsidR="004F648D">
              <w:rPr>
                <w:noProof/>
                <w:webHidden/>
              </w:rPr>
              <w:fldChar w:fldCharType="begin"/>
            </w:r>
            <w:r w:rsidR="004F648D">
              <w:rPr>
                <w:noProof/>
                <w:webHidden/>
              </w:rPr>
              <w:instrText xml:space="preserve"> PAGEREF _Toc65594292 \h </w:instrText>
            </w:r>
            <w:r w:rsidR="004F648D">
              <w:rPr>
                <w:noProof/>
                <w:webHidden/>
              </w:rPr>
            </w:r>
            <w:r w:rsidR="004F648D">
              <w:rPr>
                <w:noProof/>
                <w:webHidden/>
              </w:rPr>
              <w:fldChar w:fldCharType="separate"/>
            </w:r>
            <w:r w:rsidR="004F648D">
              <w:rPr>
                <w:noProof/>
                <w:webHidden/>
              </w:rPr>
              <w:t>43</w:t>
            </w:r>
            <w:r w:rsidR="004F648D">
              <w:rPr>
                <w:noProof/>
                <w:webHidden/>
              </w:rPr>
              <w:fldChar w:fldCharType="end"/>
            </w:r>
          </w:hyperlink>
        </w:p>
        <w:p w14:paraId="6753F8DA" w14:textId="55AF1EED" w:rsidR="004F648D" w:rsidRDefault="004F648D">
          <w:r>
            <w:rPr>
              <w:b/>
              <w:noProof/>
            </w:rPr>
            <w:fldChar w:fldCharType="end"/>
          </w:r>
        </w:p>
      </w:sdtContent>
    </w:sdt>
    <w:p w14:paraId="3F7DF073" w14:textId="77777777" w:rsidR="004F648D" w:rsidRDefault="004F648D" w:rsidP="004F648D">
      <w:pPr>
        <w:pStyle w:val="Style1"/>
        <w:rPr>
          <w:lang w:val="en-US"/>
        </w:rPr>
      </w:pPr>
    </w:p>
    <w:p w14:paraId="5D7E4983" w14:textId="77777777" w:rsidR="004F648D" w:rsidRDefault="004F648D" w:rsidP="004F648D">
      <w:pPr>
        <w:pStyle w:val="Style1"/>
        <w:rPr>
          <w:lang w:val="en-US"/>
        </w:rPr>
      </w:pPr>
    </w:p>
    <w:p w14:paraId="50D70958" w14:textId="77777777" w:rsidR="004F648D" w:rsidRDefault="004F648D" w:rsidP="004F648D">
      <w:pPr>
        <w:pStyle w:val="Style1"/>
        <w:rPr>
          <w:lang w:val="en-US"/>
        </w:rPr>
      </w:pPr>
    </w:p>
    <w:p w14:paraId="648E5E3E" w14:textId="77777777" w:rsidR="004F648D" w:rsidRDefault="004F648D" w:rsidP="004F648D">
      <w:pPr>
        <w:pStyle w:val="Style1"/>
        <w:rPr>
          <w:lang w:val="en-US"/>
        </w:rPr>
      </w:pPr>
    </w:p>
    <w:p w14:paraId="44C2523B" w14:textId="77777777" w:rsidR="004F648D" w:rsidRDefault="004F648D" w:rsidP="004F648D">
      <w:pPr>
        <w:pStyle w:val="Style1"/>
        <w:rPr>
          <w:lang w:val="en-US"/>
        </w:rPr>
      </w:pPr>
    </w:p>
    <w:p w14:paraId="6DD975E0" w14:textId="77777777" w:rsidR="004F648D" w:rsidRDefault="004F648D" w:rsidP="004F648D">
      <w:pPr>
        <w:pStyle w:val="Style1"/>
        <w:rPr>
          <w:lang w:val="en-US"/>
        </w:rPr>
      </w:pPr>
    </w:p>
    <w:p w14:paraId="4A8C076A" w14:textId="77777777" w:rsidR="004F648D" w:rsidRDefault="004F648D" w:rsidP="004F648D">
      <w:pPr>
        <w:pStyle w:val="Style1"/>
        <w:rPr>
          <w:lang w:val="en-US"/>
        </w:rPr>
      </w:pPr>
    </w:p>
    <w:p w14:paraId="79053CDB" w14:textId="77777777" w:rsidR="004F648D" w:rsidRDefault="004F648D" w:rsidP="004F648D">
      <w:pPr>
        <w:pStyle w:val="Style1"/>
        <w:rPr>
          <w:lang w:val="en-US"/>
        </w:rPr>
      </w:pPr>
    </w:p>
    <w:p w14:paraId="58FC851C" w14:textId="77777777" w:rsidR="004F648D" w:rsidRDefault="004F648D" w:rsidP="004F648D">
      <w:pPr>
        <w:pStyle w:val="Style1"/>
        <w:rPr>
          <w:lang w:val="en-US"/>
        </w:rPr>
      </w:pPr>
    </w:p>
    <w:p w14:paraId="46C29621" w14:textId="77777777" w:rsidR="004F648D" w:rsidRDefault="004F648D" w:rsidP="004F648D">
      <w:pPr>
        <w:pStyle w:val="Style1"/>
        <w:rPr>
          <w:lang w:val="en-US"/>
        </w:rPr>
      </w:pPr>
      <w:bookmarkStart w:id="2" w:name="_Toc65594217"/>
    </w:p>
    <w:p w14:paraId="4A8C9499" w14:textId="77777777" w:rsidR="004F648D" w:rsidRDefault="004F648D">
      <w:pPr>
        <w:rPr>
          <w:rFonts w:eastAsiaTheme="majorEastAsia"/>
          <w:b/>
          <w:bCs w:val="0"/>
          <w:lang w:val="vi-VN"/>
        </w:rPr>
      </w:pPr>
      <w:r>
        <w:br w:type="page"/>
      </w:r>
    </w:p>
    <w:p w14:paraId="7BA33D6F" w14:textId="6F5C7F4D" w:rsidR="009E0589" w:rsidRPr="004F648D" w:rsidRDefault="009E0589" w:rsidP="004F648D">
      <w:pPr>
        <w:pStyle w:val="Style1"/>
      </w:pPr>
      <w:r w:rsidRPr="004F648D">
        <w:lastRenderedPageBreak/>
        <w:t>LỜI MỞ ĐẦU</w:t>
      </w:r>
      <w:bookmarkEnd w:id="0"/>
      <w:bookmarkEnd w:id="2"/>
      <w:r w:rsidRPr="004F648D">
        <w:t xml:space="preserve"> </w:t>
      </w:r>
    </w:p>
    <w:p w14:paraId="757775E8" w14:textId="2CD3C433" w:rsidR="00FF7603" w:rsidRPr="00E130AF" w:rsidRDefault="00E739BB" w:rsidP="00FF7603">
      <w:pPr>
        <w:shd w:val="clear" w:color="auto" w:fill="FFFFFF"/>
        <w:spacing w:before="120" w:after="120" w:line="312" w:lineRule="auto"/>
        <w:jc w:val="both"/>
        <w:textAlignment w:val="baseline"/>
        <w:rPr>
          <w:rFonts w:eastAsia="Times New Roman"/>
          <w:sz w:val="26"/>
          <w:szCs w:val="26"/>
          <w:lang w:val="vi-VN" w:eastAsia="zh-CN"/>
        </w:rPr>
      </w:pPr>
      <w:r w:rsidRPr="00E130AF">
        <w:rPr>
          <w:rFonts w:eastAsia="Times New Roman"/>
          <w:sz w:val="26"/>
          <w:szCs w:val="26"/>
          <w:lang w:val="vi-VN" w:eastAsia="zh-CN"/>
        </w:rPr>
        <w:t xml:space="preserve">   </w:t>
      </w:r>
      <w:r w:rsidR="00FF7603" w:rsidRPr="00E130AF">
        <w:rPr>
          <w:rFonts w:eastAsia="Times New Roman"/>
          <w:sz w:val="26"/>
          <w:szCs w:val="26"/>
          <w:lang w:val="vi-VN" w:eastAsia="zh-CN"/>
        </w:rPr>
        <w:t>Những năm gần đây, ngành du lịch có bước phát triển ngoạn mục. Theo Bộ Văn hoá, Thể thao và Du lịch, từ năm 2015 - 2018, khách quốc tế tăng gần hai lần, từ 8 triệu lượt lên 15,5 triệu lượt và tốc độ tăng trưởng khoảng 25%/năm; và là 1 trong 10 quốc gia có tốc độ tăng trưởng du lịch cao nhất thế giới; khách nội địa tăng cũng tăng 1,4 lần, từ 57 triệu lượt lên 80 triệu lượt vào năm 2018; đóng góp 8,4% GDP. Năm 2019 tiếp tục đánh dấu thành công của du lịch Việt Nam. Theo số liệu của Tổng cục Thống kê, năm 2019 lượng khách quốc tế đạt trên 18,008 triệu lượt người, cao nhất từ trước đến nay, với mức tăng 16,2% so với năm 2018.</w:t>
      </w:r>
    </w:p>
    <w:p w14:paraId="6F2FB27C" w14:textId="230E8C68" w:rsidR="00FF7603" w:rsidRPr="00E130AF" w:rsidRDefault="00E739BB" w:rsidP="00FF7603">
      <w:pPr>
        <w:shd w:val="clear" w:color="auto" w:fill="FFFFFF"/>
        <w:spacing w:before="120" w:after="120" w:line="312" w:lineRule="auto"/>
        <w:jc w:val="both"/>
        <w:textAlignment w:val="baseline"/>
        <w:rPr>
          <w:rFonts w:eastAsia="Times New Roman"/>
          <w:sz w:val="26"/>
          <w:szCs w:val="26"/>
          <w:lang w:val="vi-VN" w:eastAsia="zh-CN"/>
        </w:rPr>
      </w:pPr>
      <w:r w:rsidRPr="00E130AF">
        <w:rPr>
          <w:rFonts w:eastAsia="Times New Roman"/>
          <w:sz w:val="26"/>
          <w:szCs w:val="26"/>
          <w:lang w:val="vi-VN" w:eastAsia="zh-CN"/>
        </w:rPr>
        <w:t xml:space="preserve">   </w:t>
      </w:r>
      <w:r w:rsidR="00FF7603" w:rsidRPr="00E130AF">
        <w:rPr>
          <w:rFonts w:eastAsia="Times New Roman"/>
          <w:sz w:val="26"/>
          <w:szCs w:val="26"/>
          <w:lang w:val="vi-VN" w:eastAsia="zh-CN"/>
        </w:rPr>
        <w:t>Bên cạnh việc đẩy mạnh công tác xúc tiến, quảng bá, chất lượng du lịch đang có những cải thiện tích cực nhằm tạo sức hút đối với khách quốc tế, Việt Nam tiếp tục giữ vững danh hiệu "Điểm đến hàng đầu châu Á" năm thứ hai liên tiếp do Giải thưởng Du lịch Thế giới (WTA) 2019 bình chọn. Điểm đáng chú ý, tổng số thu từ khách du lịch năm 2019 cũng lên đến 726.000 tỷ đồng, tăng 17,1% so với năm 2018. Với đà phát triển đó, theo Bộ Văn hoá, Thể thao và Du lịch, năm 2020, ngành du lịch Việt Nam phấn đấu đón khoảng 20,5 triệu lượt khách quốc tế, phục vụ 90 triệu lượt khách du lịch nội địa, tổng thu từ khách du lịch đạt trên 830.000 tỷ đồng.</w:t>
      </w:r>
    </w:p>
    <w:p w14:paraId="4078D45E" w14:textId="053D8933" w:rsidR="00E00E26" w:rsidRPr="00E130AF" w:rsidRDefault="00FF7603" w:rsidP="00FF7603">
      <w:pPr>
        <w:shd w:val="clear" w:color="auto" w:fill="FFFFFF"/>
        <w:spacing w:before="120" w:after="120" w:line="312" w:lineRule="auto"/>
        <w:jc w:val="both"/>
        <w:textAlignment w:val="baseline"/>
        <w:rPr>
          <w:rFonts w:eastAsia="Times New Roman"/>
          <w:sz w:val="26"/>
          <w:szCs w:val="26"/>
          <w:lang w:val="vi-VN" w:eastAsia="zh-CN"/>
        </w:rPr>
      </w:pPr>
      <w:r w:rsidRPr="00E130AF">
        <w:rPr>
          <w:color w:val="000000" w:themeColor="text1"/>
          <w:sz w:val="26"/>
          <w:szCs w:val="26"/>
          <w:lang w:val="vi-VN"/>
        </w:rPr>
        <w:t xml:space="preserve">   </w:t>
      </w:r>
      <w:r w:rsidR="00E11FB7" w:rsidRPr="00E130AF">
        <w:rPr>
          <w:color w:val="000000" w:themeColor="text1"/>
          <w:sz w:val="26"/>
          <w:szCs w:val="26"/>
          <w:lang w:val="vi-VN"/>
        </w:rPr>
        <w:t>Sự xuất hiện của đại dịch Covid-19 với sự tàn phá chưa từng có đã đẩy lùi ngành Du lịch trở lại hàng chục năm. Thiệt hại của Covid-19 sau 1 năm chưa thể tính hết được. Du lịch Việt Nam năm 2020 đã giảm gần 80% lượng khách quốc tế, 50% khách nội địa, doanh thu giảm gần 60% so với 2019.</w:t>
      </w:r>
    </w:p>
    <w:p w14:paraId="7677FC87" w14:textId="6CB3179B" w:rsidR="005F4665" w:rsidRPr="00E130AF" w:rsidRDefault="001771A1" w:rsidP="00E00E26">
      <w:pPr>
        <w:jc w:val="both"/>
        <w:rPr>
          <w:bCs w:val="0"/>
          <w:color w:val="000000" w:themeColor="text1"/>
          <w:sz w:val="26"/>
          <w:szCs w:val="26"/>
          <w:shd w:val="clear" w:color="auto" w:fill="FFFFFF"/>
          <w:lang w:val="vi-VN"/>
        </w:rPr>
      </w:pPr>
      <w:r w:rsidRPr="00E130AF">
        <w:rPr>
          <w:color w:val="000000" w:themeColor="text1"/>
          <w:sz w:val="26"/>
          <w:szCs w:val="26"/>
          <w:shd w:val="clear" w:color="auto" w:fill="FFFFFF"/>
          <w:lang w:val="vi-VN"/>
        </w:rPr>
        <w:t xml:space="preserve">   </w:t>
      </w:r>
      <w:r w:rsidR="005F4665" w:rsidRPr="00E130AF">
        <w:rPr>
          <w:color w:val="000000" w:themeColor="text1"/>
          <w:sz w:val="26"/>
          <w:szCs w:val="26"/>
          <w:shd w:val="clear" w:color="auto" w:fill="FFFFFF"/>
          <w:lang w:val="vi-VN"/>
        </w:rPr>
        <w:t>DN kinh doanh </w:t>
      </w:r>
      <w:r w:rsidR="005F4665" w:rsidRPr="00E130AF">
        <w:rPr>
          <w:rStyle w:val="Strong"/>
          <w:b w:val="0"/>
          <w:color w:val="000000" w:themeColor="text1"/>
          <w:sz w:val="26"/>
          <w:szCs w:val="26"/>
          <w:bdr w:val="none" w:sz="0" w:space="0" w:color="auto" w:frame="1"/>
          <w:shd w:val="clear" w:color="auto" w:fill="FFFFFF"/>
          <w:lang w:val="vi-VN"/>
        </w:rPr>
        <w:t>dịch vụ lưu trú</w:t>
      </w:r>
      <w:r w:rsidR="005F4665" w:rsidRPr="00E130AF">
        <w:rPr>
          <w:color w:val="000000" w:themeColor="text1"/>
          <w:sz w:val="26"/>
          <w:szCs w:val="26"/>
          <w:shd w:val="clear" w:color="auto" w:fill="FFFFFF"/>
          <w:lang w:val="vi-VN"/>
        </w:rPr>
        <w:t xml:space="preserve"> đang phải “gồng mình” vượt khó bằng cách đồng loạt giảm giá sâu, cắt giảm nhân sự, liên kết với các hãng lữ hành thiết kế combo kích cầu… Thậm chí, nhiều nơi “kiệt sức”, phải tạm thời đóng cửa. </w:t>
      </w:r>
      <w:r w:rsidR="005F4665" w:rsidRPr="00E130AF">
        <w:rPr>
          <w:color w:val="000000" w:themeColor="text1"/>
          <w:sz w:val="26"/>
          <w:szCs w:val="26"/>
          <w:shd w:val="clear" w:color="auto" w:fill="FFFFFF"/>
        </w:rPr>
        <w:t>Sau nhiều tháng dịch Covid-19, lượng du khách đến Hà Nội giảm gần 50% so với cùng kỳ. Hoạt động </w:t>
      </w:r>
      <w:r w:rsidR="005F4665" w:rsidRPr="00E130AF">
        <w:rPr>
          <w:rStyle w:val="Strong"/>
          <w:b w:val="0"/>
          <w:color w:val="000000" w:themeColor="text1"/>
          <w:sz w:val="26"/>
          <w:szCs w:val="26"/>
          <w:bdr w:val="none" w:sz="0" w:space="0" w:color="auto" w:frame="1"/>
          <w:shd w:val="clear" w:color="auto" w:fill="FFFFFF"/>
        </w:rPr>
        <w:t>du lịch</w:t>
      </w:r>
      <w:r w:rsidR="005F4665" w:rsidRPr="00E130AF">
        <w:rPr>
          <w:color w:val="000000" w:themeColor="text1"/>
          <w:sz w:val="26"/>
          <w:szCs w:val="26"/>
          <w:shd w:val="clear" w:color="auto" w:fill="FFFFFF"/>
        </w:rPr>
        <w:t> nói chung, kinh doanh dịch vụ lưu trú nói riêng đều “lao đao”. Các DN đang gặp rất nhiều khó khăn”. Trước tình hình này, nhiều khách sạn đã đồng loạt thực hiện chính sách giảm giá tới 60% để thu hút khách. Không ít</w:t>
      </w:r>
      <w:r w:rsidR="005F4665" w:rsidRPr="00E130AF">
        <w:rPr>
          <w:rStyle w:val="Strong"/>
          <w:color w:val="000000" w:themeColor="text1"/>
          <w:sz w:val="26"/>
          <w:szCs w:val="26"/>
          <w:bdr w:val="none" w:sz="0" w:space="0" w:color="auto" w:frame="1"/>
          <w:shd w:val="clear" w:color="auto" w:fill="FFFFFF"/>
        </w:rPr>
        <w:t> </w:t>
      </w:r>
      <w:r w:rsidR="005F4665" w:rsidRPr="00E130AF">
        <w:rPr>
          <w:rStyle w:val="Strong"/>
          <w:b w:val="0"/>
          <w:color w:val="000000" w:themeColor="text1"/>
          <w:sz w:val="26"/>
          <w:szCs w:val="26"/>
          <w:bdr w:val="none" w:sz="0" w:space="0" w:color="auto" w:frame="1"/>
          <w:shd w:val="clear" w:color="auto" w:fill="FFFFFF"/>
        </w:rPr>
        <w:t>homestay</w:t>
      </w:r>
      <w:r w:rsidR="005F4665" w:rsidRPr="00E130AF">
        <w:rPr>
          <w:b/>
          <w:color w:val="000000" w:themeColor="text1"/>
          <w:sz w:val="26"/>
          <w:szCs w:val="26"/>
          <w:shd w:val="clear" w:color="auto" w:fill="FFFFFF"/>
        </w:rPr>
        <w:t>, </w:t>
      </w:r>
      <w:r w:rsidR="005F4665" w:rsidRPr="00E130AF">
        <w:rPr>
          <w:rStyle w:val="Strong"/>
          <w:b w:val="0"/>
          <w:color w:val="000000" w:themeColor="text1"/>
          <w:sz w:val="26"/>
          <w:szCs w:val="26"/>
          <w:bdr w:val="none" w:sz="0" w:space="0" w:color="auto" w:frame="1"/>
          <w:shd w:val="clear" w:color="auto" w:fill="FFFFFF"/>
        </w:rPr>
        <w:t>khách sạn</w:t>
      </w:r>
      <w:r w:rsidR="005F4665" w:rsidRPr="00E130AF">
        <w:rPr>
          <w:color w:val="000000" w:themeColor="text1"/>
          <w:sz w:val="26"/>
          <w:szCs w:val="26"/>
          <w:shd w:val="clear" w:color="auto" w:fill="FFFFFF"/>
        </w:rPr>
        <w:t> trong khu vực phố cổ Hà Nội phải cắt giảm nhân sự, giảm lương của nhân viên, thậm chí có nơi “kiệt sức” phải đóng cửa để bảo toàn vốn, tránh thiệt hại thêm nặng.</w:t>
      </w:r>
    </w:p>
    <w:p w14:paraId="741FB3D6" w14:textId="26E87404" w:rsidR="00F96AA3" w:rsidRPr="00E130AF" w:rsidRDefault="00D20B47" w:rsidP="00E74268">
      <w:pPr>
        <w:pStyle w:val="NormalWeb"/>
        <w:shd w:val="clear" w:color="auto" w:fill="FFFFFF"/>
        <w:spacing w:before="300" w:beforeAutospacing="0" w:after="300" w:afterAutospacing="0"/>
        <w:jc w:val="both"/>
        <w:rPr>
          <w:color w:val="000000" w:themeColor="text1"/>
          <w:sz w:val="26"/>
          <w:szCs w:val="26"/>
          <w:lang w:val="vi-VN"/>
        </w:rPr>
      </w:pPr>
      <w:r w:rsidRPr="00E130AF">
        <w:rPr>
          <w:color w:val="000000" w:themeColor="text1"/>
          <w:sz w:val="26"/>
          <w:szCs w:val="26"/>
          <w:lang w:val="vi-VN"/>
        </w:rPr>
        <w:t xml:space="preserve">     </w:t>
      </w:r>
      <w:r w:rsidR="00A37170" w:rsidRPr="00E130AF">
        <w:rPr>
          <w:color w:val="000000" w:themeColor="text1"/>
          <w:sz w:val="26"/>
          <w:szCs w:val="26"/>
          <w:lang w:val="vi-VN"/>
        </w:rPr>
        <w:t xml:space="preserve">Chính vì tình trạng dịch bất ngờ đó mà sinh viên cũng chịu những tác động không nhỏ đến việc học tập và rèn luyện thực tiễn ở trường và doanh nghiệp. các trường thay nhau </w:t>
      </w:r>
      <w:r w:rsidR="00A37170" w:rsidRPr="00E130AF">
        <w:rPr>
          <w:color w:val="000000" w:themeColor="text1"/>
          <w:sz w:val="26"/>
          <w:szCs w:val="26"/>
          <w:lang w:val="vi-VN"/>
        </w:rPr>
        <w:lastRenderedPageBreak/>
        <w:t>cho sinh viên nghỉ học để đảm bảo an toàn mới cho đi học lại gây chậm lịch trình thời gian hơn quy định.trong đó sinh viên khóa 8 như chúng em phải trải qua một nhiệm vụ quan trọng trong mùa dịch này đó là thực tập tại doanh nghiệp.Nhưng có vẻ như những doanh nghiệp vẫn chưa sẵn sàn hoạt động trở lại nên đã hạn chế tuyển thực tập sinh đến chỗ họ ,gây nên tình trạng thừa nguồn cung thực tập sinh khắp khóa 8 ,</w:t>
      </w:r>
      <w:r w:rsidR="00881646" w:rsidRPr="00E130AF">
        <w:rPr>
          <w:color w:val="000000" w:themeColor="text1"/>
          <w:sz w:val="26"/>
          <w:szCs w:val="26"/>
          <w:lang w:val="vi-VN"/>
        </w:rPr>
        <w:t xml:space="preserve">để đảm bảo sinh viên thực hiện hoang chỉnh , đầy đủ quá trình thực tập , nhà trường đã tổ chức ra 2 hình thức là thực tập ở nhà hàng spice gardent  và tổ chức sự kiện tại chính khuôn viên trường cao đẳng Du Lịch Đà Nẵng. có rất nhiều sinh viên vì không xin được nơi thực tập đã sẵn sàng đồng ý tham gia 2 hình thức thực tập mới mẻ trên. Trong đó Tôi đã cùng bạn bè cùng lớp đã cùng nhau tham gia chuyên đề tổ chức sự kiện để cùng nhau cung tay tự mình tổ chức những buổi tiệc khác nhau nhằm học hỏi kinh nghiệm quản lí </w:t>
      </w:r>
      <w:r w:rsidR="00E66912" w:rsidRPr="00E130AF">
        <w:rPr>
          <w:color w:val="000000" w:themeColor="text1"/>
          <w:sz w:val="26"/>
          <w:szCs w:val="26"/>
          <w:lang w:val="vi-VN"/>
        </w:rPr>
        <w:t>.</w:t>
      </w:r>
    </w:p>
    <w:p w14:paraId="6F8433CE" w14:textId="77777777" w:rsidR="00D20B47" w:rsidRPr="00E130AF" w:rsidRDefault="00D20B47" w:rsidP="009277FC">
      <w:pPr>
        <w:pStyle w:val="Heading3"/>
        <w:rPr>
          <w:sz w:val="26"/>
          <w:szCs w:val="26"/>
          <w:lang w:val="vi-VN"/>
        </w:rPr>
      </w:pPr>
      <w:bookmarkStart w:id="3" w:name="_Toc64905949"/>
    </w:p>
    <w:p w14:paraId="30077C5A" w14:textId="77777777" w:rsidR="00D20B47" w:rsidRPr="00E130AF" w:rsidRDefault="00D20B47" w:rsidP="009277FC">
      <w:pPr>
        <w:pStyle w:val="Heading3"/>
        <w:rPr>
          <w:sz w:val="26"/>
          <w:szCs w:val="26"/>
          <w:lang w:val="vi-VN"/>
        </w:rPr>
      </w:pPr>
    </w:p>
    <w:p w14:paraId="3EB01A8F" w14:textId="77777777" w:rsidR="00E739BB" w:rsidRPr="00E130AF" w:rsidRDefault="00E739BB" w:rsidP="009277FC">
      <w:pPr>
        <w:pStyle w:val="Heading3"/>
        <w:rPr>
          <w:sz w:val="26"/>
          <w:szCs w:val="26"/>
          <w:lang w:val="vi-VN"/>
        </w:rPr>
      </w:pPr>
    </w:p>
    <w:p w14:paraId="2D9F7791" w14:textId="77777777" w:rsidR="00E739BB" w:rsidRPr="00E130AF" w:rsidRDefault="00E739BB" w:rsidP="009277FC">
      <w:pPr>
        <w:pStyle w:val="Heading3"/>
        <w:rPr>
          <w:sz w:val="26"/>
          <w:szCs w:val="26"/>
          <w:lang w:val="vi-VN"/>
        </w:rPr>
      </w:pPr>
    </w:p>
    <w:p w14:paraId="6C1FCA7F" w14:textId="77777777" w:rsidR="00E739BB" w:rsidRPr="00E130AF" w:rsidRDefault="00E739BB" w:rsidP="009277FC">
      <w:pPr>
        <w:pStyle w:val="Heading3"/>
        <w:rPr>
          <w:sz w:val="26"/>
          <w:szCs w:val="26"/>
          <w:lang w:val="vi-VN"/>
        </w:rPr>
      </w:pPr>
    </w:p>
    <w:p w14:paraId="48E20A7D" w14:textId="77777777" w:rsidR="00E739BB" w:rsidRPr="00E130AF" w:rsidRDefault="00E739BB" w:rsidP="009277FC">
      <w:pPr>
        <w:pStyle w:val="Heading3"/>
        <w:rPr>
          <w:sz w:val="26"/>
          <w:szCs w:val="26"/>
          <w:lang w:val="vi-VN"/>
        </w:rPr>
      </w:pPr>
    </w:p>
    <w:p w14:paraId="37B1769A" w14:textId="77777777" w:rsidR="00E739BB" w:rsidRPr="00E130AF" w:rsidRDefault="00E739BB" w:rsidP="009277FC">
      <w:pPr>
        <w:pStyle w:val="Heading3"/>
        <w:rPr>
          <w:sz w:val="26"/>
          <w:szCs w:val="26"/>
          <w:lang w:val="vi-VN"/>
        </w:rPr>
      </w:pPr>
    </w:p>
    <w:p w14:paraId="146994BD" w14:textId="77777777" w:rsidR="00E739BB" w:rsidRPr="00E130AF" w:rsidRDefault="00E739BB" w:rsidP="009277FC">
      <w:pPr>
        <w:pStyle w:val="Heading3"/>
        <w:rPr>
          <w:sz w:val="26"/>
          <w:szCs w:val="26"/>
          <w:lang w:val="vi-VN"/>
        </w:rPr>
      </w:pPr>
    </w:p>
    <w:p w14:paraId="760C069D" w14:textId="77777777" w:rsidR="00E739BB" w:rsidRPr="00E130AF" w:rsidRDefault="00E739BB" w:rsidP="009277FC">
      <w:pPr>
        <w:pStyle w:val="Heading3"/>
        <w:rPr>
          <w:sz w:val="26"/>
          <w:szCs w:val="26"/>
          <w:lang w:val="vi-VN"/>
        </w:rPr>
      </w:pPr>
    </w:p>
    <w:p w14:paraId="6E7D08BC" w14:textId="77777777" w:rsidR="00E739BB" w:rsidRPr="00E130AF" w:rsidRDefault="00E739BB" w:rsidP="009277FC">
      <w:pPr>
        <w:pStyle w:val="Heading3"/>
        <w:rPr>
          <w:sz w:val="26"/>
          <w:szCs w:val="26"/>
          <w:lang w:val="vi-VN"/>
        </w:rPr>
      </w:pPr>
    </w:p>
    <w:p w14:paraId="188B940C" w14:textId="77777777" w:rsidR="00E739BB" w:rsidRPr="00E130AF" w:rsidRDefault="00E739BB" w:rsidP="009277FC">
      <w:pPr>
        <w:pStyle w:val="Heading3"/>
        <w:rPr>
          <w:sz w:val="26"/>
          <w:szCs w:val="26"/>
          <w:lang w:val="vi-VN"/>
        </w:rPr>
      </w:pPr>
    </w:p>
    <w:p w14:paraId="5417DB0F" w14:textId="77777777" w:rsidR="00E739BB" w:rsidRPr="00E130AF" w:rsidRDefault="00E739BB" w:rsidP="009277FC">
      <w:pPr>
        <w:pStyle w:val="Heading3"/>
        <w:rPr>
          <w:sz w:val="26"/>
          <w:szCs w:val="26"/>
          <w:lang w:val="vi-VN"/>
        </w:rPr>
      </w:pPr>
    </w:p>
    <w:p w14:paraId="38B92DC4" w14:textId="77777777" w:rsidR="00E739BB" w:rsidRPr="00E130AF" w:rsidRDefault="00E739BB" w:rsidP="009277FC">
      <w:pPr>
        <w:pStyle w:val="Heading3"/>
        <w:rPr>
          <w:sz w:val="26"/>
          <w:szCs w:val="26"/>
          <w:lang w:val="vi-VN"/>
        </w:rPr>
      </w:pPr>
    </w:p>
    <w:p w14:paraId="10FF9B98" w14:textId="77777777" w:rsidR="00E739BB" w:rsidRPr="00E130AF" w:rsidRDefault="00E739BB" w:rsidP="009277FC">
      <w:pPr>
        <w:pStyle w:val="Heading3"/>
        <w:rPr>
          <w:sz w:val="26"/>
          <w:szCs w:val="26"/>
          <w:lang w:val="vi-VN"/>
        </w:rPr>
      </w:pPr>
    </w:p>
    <w:p w14:paraId="6DED6758" w14:textId="77777777" w:rsidR="00E739BB" w:rsidRPr="00E130AF" w:rsidRDefault="00E739BB" w:rsidP="009277FC">
      <w:pPr>
        <w:pStyle w:val="Heading3"/>
        <w:rPr>
          <w:sz w:val="26"/>
          <w:szCs w:val="26"/>
          <w:lang w:val="vi-VN"/>
        </w:rPr>
      </w:pPr>
    </w:p>
    <w:p w14:paraId="169D4501" w14:textId="77777777" w:rsidR="00E739BB" w:rsidRPr="00E130AF" w:rsidRDefault="00E739BB" w:rsidP="009277FC">
      <w:pPr>
        <w:pStyle w:val="Heading3"/>
        <w:rPr>
          <w:sz w:val="26"/>
          <w:szCs w:val="26"/>
          <w:lang w:val="vi-VN"/>
        </w:rPr>
      </w:pPr>
    </w:p>
    <w:p w14:paraId="5404C167" w14:textId="77777777" w:rsidR="002E24F0" w:rsidRDefault="002E24F0" w:rsidP="009277FC">
      <w:pPr>
        <w:pStyle w:val="Heading3"/>
        <w:rPr>
          <w:sz w:val="28"/>
          <w:szCs w:val="28"/>
          <w:lang w:val="vi-VN"/>
        </w:rPr>
      </w:pPr>
    </w:p>
    <w:p w14:paraId="213ABA57" w14:textId="77777777" w:rsidR="002E24F0" w:rsidRDefault="002E24F0" w:rsidP="009277FC">
      <w:pPr>
        <w:pStyle w:val="Heading3"/>
        <w:rPr>
          <w:sz w:val="28"/>
          <w:szCs w:val="28"/>
          <w:lang w:val="vi-VN"/>
        </w:rPr>
      </w:pPr>
    </w:p>
    <w:p w14:paraId="7F430F0D" w14:textId="557C6BA7" w:rsidR="00E74268" w:rsidRPr="002E24F0" w:rsidRDefault="00E74268" w:rsidP="004F648D">
      <w:pPr>
        <w:pStyle w:val="Style1"/>
      </w:pPr>
      <w:bookmarkStart w:id="4" w:name="_Toc65594218"/>
      <w:r w:rsidRPr="002E24F0">
        <w:t xml:space="preserve">CHƯƠNG I: CƠ SỞ LÝ LUẬN </w:t>
      </w:r>
      <w:r w:rsidR="003C638C" w:rsidRPr="002E24F0">
        <w:t xml:space="preserve">VỀ </w:t>
      </w:r>
      <w:r w:rsidR="00691D63" w:rsidRPr="002E24F0">
        <w:t xml:space="preserve">CHẤT LƯỢNG DỊCH VỤ TRONG </w:t>
      </w:r>
      <w:r w:rsidR="00E15E27" w:rsidRPr="002E24F0">
        <w:t>TỔ CHỨC SỰ KIỆN</w:t>
      </w:r>
      <w:ins w:id="5" w:author="My Linh">
        <w:r w:rsidR="003C638C" w:rsidRPr="002E24F0">
          <w:t>MỘT S</w:t>
        </w:r>
        <w:r w:rsidR="009D6229" w:rsidRPr="002E24F0">
          <w:t>Ố</w:t>
        </w:r>
        <w:bookmarkEnd w:id="4"/>
        <w:r w:rsidR="009D6229" w:rsidRPr="002E24F0">
          <w:t xml:space="preserve"> </w:t>
        </w:r>
      </w:ins>
    </w:p>
    <w:p w14:paraId="4AA55EBB" w14:textId="77777777" w:rsidR="00856C9F" w:rsidRPr="004F648D" w:rsidRDefault="00856C9F" w:rsidP="004F648D">
      <w:pPr>
        <w:pStyle w:val="Style2"/>
      </w:pPr>
      <w:bookmarkStart w:id="6" w:name="_Toc65594219"/>
      <w:bookmarkStart w:id="7" w:name="_Toc64905957"/>
      <w:bookmarkEnd w:id="3"/>
      <w:r w:rsidRPr="004F648D">
        <w:t>1.1 Cơ sở lí luận về tổ chức sự kiện</w:t>
      </w:r>
      <w:bookmarkEnd w:id="6"/>
    </w:p>
    <w:p w14:paraId="4989C078" w14:textId="1E50155B" w:rsidR="00856C9F" w:rsidRPr="004F648D" w:rsidRDefault="00856C9F" w:rsidP="004F648D">
      <w:pPr>
        <w:pStyle w:val="Style3"/>
      </w:pPr>
      <w:bookmarkStart w:id="8" w:name="_Toc64905950"/>
      <w:bookmarkStart w:id="9" w:name="_Toc65594220"/>
      <w:r w:rsidRPr="004F648D">
        <w:t xml:space="preserve">1.1.1 Khái niệm </w:t>
      </w:r>
      <w:r w:rsidR="00262853" w:rsidRPr="004F648D">
        <w:t>về</w:t>
      </w:r>
      <w:r w:rsidRPr="004F648D">
        <w:t xml:space="preserve"> sự kiện</w:t>
      </w:r>
      <w:bookmarkEnd w:id="8"/>
      <w:r w:rsidR="00EA73A4" w:rsidRPr="004F648D">
        <w:t>:</w:t>
      </w:r>
      <w:bookmarkEnd w:id="9"/>
    </w:p>
    <w:p w14:paraId="6A214E38" w14:textId="77777777" w:rsidR="002D567C" w:rsidRPr="002E24F0" w:rsidRDefault="00EA73A4" w:rsidP="002D567C">
      <w:pPr>
        <w:pStyle w:val="Heading3"/>
        <w:rPr>
          <w:b w:val="0"/>
          <w:bCs w:val="0"/>
          <w:sz w:val="28"/>
          <w:szCs w:val="28"/>
          <w:lang w:val="vi-VN"/>
        </w:rPr>
      </w:pPr>
      <w:bookmarkStart w:id="10" w:name="_Toc65594221"/>
      <w:r w:rsidRPr="002E24F0">
        <w:rPr>
          <w:b w:val="0"/>
          <w:bCs w:val="0"/>
          <w:sz w:val="28"/>
          <w:szCs w:val="28"/>
          <w:lang w:val="vi-VN"/>
        </w:rPr>
        <w:t>-</w:t>
      </w:r>
      <w:r w:rsidR="002D567C" w:rsidRPr="002E24F0">
        <w:rPr>
          <w:b w:val="0"/>
          <w:bCs w:val="0"/>
          <w:sz w:val="28"/>
          <w:szCs w:val="28"/>
          <w:lang w:val="vi-VN"/>
        </w:rPr>
        <w:t xml:space="preserve"> Theo từ điển tiếng Việt thì “sự kiện” là sự việc xảy ra có ý nghĩa quan trọng với đời sống xã hội và được các phương tiện truyền thông quan tâm đưa tin như SEGAMES, liên hoan tiếng hát truyền hình, thi hoa hậu hoàn vũ Việt Nam,… mới được xem là sự kiện.</w:t>
      </w:r>
      <w:bookmarkEnd w:id="10"/>
    </w:p>
    <w:p w14:paraId="0372035D" w14:textId="3A368D25" w:rsidR="002D567C" w:rsidRPr="002E24F0" w:rsidRDefault="002D567C" w:rsidP="002D567C">
      <w:pPr>
        <w:pStyle w:val="Heading3"/>
        <w:rPr>
          <w:b w:val="0"/>
          <w:bCs w:val="0"/>
          <w:sz w:val="28"/>
          <w:szCs w:val="28"/>
          <w:lang w:val="vi-VN"/>
        </w:rPr>
      </w:pPr>
      <w:bookmarkStart w:id="11" w:name="_Toc65594222"/>
      <w:r w:rsidRPr="002E24F0">
        <w:rPr>
          <w:b w:val="0"/>
          <w:bCs w:val="0"/>
          <w:sz w:val="28"/>
          <w:szCs w:val="28"/>
          <w:lang w:val="vi-VN"/>
        </w:rPr>
        <w:t>- Có người lại hiểu sự kiện không chỉ bao gồm những hoạt động quy mô lớn như trên mà nó còn bao hàm cả những hoạt động mang ý nghĩa cá nhân và cộng đồng hẹp trong đời sống xã hội như ma chay, cưới hỏi, sinh nhật,…</w:t>
      </w:r>
      <w:bookmarkEnd w:id="11"/>
    </w:p>
    <w:p w14:paraId="01500ACC" w14:textId="7FC01208" w:rsidR="00EA73A4" w:rsidRPr="002E24F0" w:rsidRDefault="002D567C" w:rsidP="00134B24">
      <w:pPr>
        <w:pStyle w:val="Heading3"/>
        <w:rPr>
          <w:b w:val="0"/>
          <w:bCs w:val="0"/>
          <w:sz w:val="28"/>
          <w:szCs w:val="28"/>
          <w:lang w:val="vi-VN"/>
        </w:rPr>
      </w:pPr>
      <w:bookmarkStart w:id="12" w:name="_Toc65594223"/>
      <w:r w:rsidRPr="002E24F0">
        <w:rPr>
          <w:b w:val="0"/>
          <w:bCs w:val="0"/>
          <w:sz w:val="28"/>
          <w:szCs w:val="28"/>
          <w:lang w:val="vi-VN"/>
        </w:rPr>
        <w:t>- Một số khác lại hiểu sự kiện chủ yếu là những hoạt động liên quan đến hoạt động tiếp thị và thương mại của các doanh nghiệp như tổ chức hội nghị, hội thảo, khai trương, giới thiệu sản phẩm, hội chợ, triển lãm,…</w:t>
      </w:r>
      <w:bookmarkEnd w:id="12"/>
    </w:p>
    <w:p w14:paraId="0680CA4D" w14:textId="1D9E6827" w:rsidR="00F456AA" w:rsidRPr="002E24F0" w:rsidRDefault="00F456AA" w:rsidP="00134B24">
      <w:pPr>
        <w:pStyle w:val="Heading3"/>
        <w:rPr>
          <w:b w:val="0"/>
          <w:bCs w:val="0"/>
          <w:sz w:val="28"/>
          <w:szCs w:val="28"/>
          <w:lang w:val="vi-VN"/>
        </w:rPr>
      </w:pPr>
      <w:bookmarkStart w:id="13" w:name="_Toc65594224"/>
      <w:r w:rsidRPr="002E24F0">
        <w:rPr>
          <w:b w:val="0"/>
          <w:bCs w:val="0"/>
          <w:sz w:val="28"/>
          <w:szCs w:val="28"/>
          <w:lang w:val="vi-VN"/>
        </w:rPr>
        <w:t xml:space="preserve">- </w:t>
      </w:r>
      <w:r w:rsidR="003C0D61" w:rsidRPr="002E24F0">
        <w:rPr>
          <w:b w:val="0"/>
          <w:bCs w:val="0"/>
          <w:sz w:val="28"/>
          <w:szCs w:val="28"/>
          <w:lang w:val="vi-VN"/>
        </w:rPr>
        <w:t>Tóm lại sự kiện (Event) là một hoạt động có chủ đích diễn ra tại một thời điểm nhất định, tại một địa điểm nhất định, tập trung ý tưởng và nguồn lực để truyền đạt một thông điệp xác định nào đó, tạo sự chú ý và thu hút sự quan tâm của các đối tượng tham gia.</w:t>
      </w:r>
      <w:bookmarkEnd w:id="13"/>
    </w:p>
    <w:p w14:paraId="7F5ADF36" w14:textId="52AAFD07" w:rsidR="008F0B42" w:rsidRPr="002E24F0" w:rsidRDefault="00856C9F" w:rsidP="004F648D">
      <w:pPr>
        <w:pStyle w:val="Style3"/>
        <w:rPr>
          <w:lang w:val="vi-VN"/>
        </w:rPr>
      </w:pPr>
      <w:bookmarkStart w:id="14" w:name="_Toc65594225"/>
      <w:bookmarkStart w:id="15" w:name="_Toc64905951"/>
      <w:r w:rsidRPr="002E24F0">
        <w:rPr>
          <w:lang w:val="vi-VN"/>
        </w:rPr>
        <w:t xml:space="preserve">1.1.2 </w:t>
      </w:r>
      <w:r w:rsidR="008F0B42" w:rsidRPr="002E24F0">
        <w:rPr>
          <w:lang w:val="vi-VN"/>
        </w:rPr>
        <w:t>Khái niệm về tổ chức sự kiện:</w:t>
      </w:r>
      <w:bookmarkEnd w:id="14"/>
    </w:p>
    <w:p w14:paraId="04B9E591" w14:textId="36790603" w:rsidR="00165D41" w:rsidRPr="002E24F0" w:rsidRDefault="00EC3265" w:rsidP="0051611A">
      <w:pPr>
        <w:pStyle w:val="Heading3"/>
        <w:rPr>
          <w:b w:val="0"/>
          <w:bCs w:val="0"/>
          <w:sz w:val="28"/>
          <w:szCs w:val="28"/>
          <w:lang w:val="vi-VN"/>
        </w:rPr>
      </w:pPr>
      <w:bookmarkStart w:id="16" w:name="_Toc65594226"/>
      <w:r w:rsidRPr="002E24F0">
        <w:rPr>
          <w:b w:val="0"/>
          <w:bCs w:val="0"/>
          <w:sz w:val="28"/>
          <w:szCs w:val="28"/>
          <w:lang w:val="vi-VN"/>
        </w:rPr>
        <w:t>- Tổ chức sự kiện thực chất là việc tổ chức thực hiện các phần việc cho một “SỰ KIỆN” diễn ra, từ khi nó bắt đầu hình thành trong ý tưởng cho đến khi nó kết thúc.</w:t>
      </w:r>
      <w:bookmarkEnd w:id="16"/>
    </w:p>
    <w:p w14:paraId="5BE87229" w14:textId="58E074C2" w:rsidR="00EC3265" w:rsidRPr="002E24F0" w:rsidRDefault="00EC3265" w:rsidP="0051611A">
      <w:pPr>
        <w:pStyle w:val="Heading3"/>
        <w:rPr>
          <w:b w:val="0"/>
          <w:bCs w:val="0"/>
          <w:sz w:val="28"/>
          <w:szCs w:val="28"/>
          <w:lang w:val="vi-VN"/>
        </w:rPr>
      </w:pPr>
      <w:bookmarkStart w:id="17" w:name="_Toc65594227"/>
      <w:r w:rsidRPr="002E24F0">
        <w:rPr>
          <w:b w:val="0"/>
          <w:bCs w:val="0"/>
          <w:sz w:val="28"/>
          <w:szCs w:val="28"/>
          <w:lang w:val="vi-VN"/>
        </w:rPr>
        <w:t>-</w:t>
      </w:r>
      <w:r w:rsidR="008C5206" w:rsidRPr="002E24F0">
        <w:rPr>
          <w:b w:val="0"/>
          <w:bCs w:val="0"/>
          <w:sz w:val="28"/>
          <w:szCs w:val="28"/>
          <w:lang w:val="vi-VN"/>
        </w:rPr>
        <w:t xml:space="preserve"> Tổ chức sự kiện là tổ chức các hoạt động trong các lĩnh vực xã hội, thương mại, kinh doanh, giải trí, thể thao,… thông qua các hình thức như hội thảo, hội nghị, họp báo, triển lãm, lễ hội, … nhằm mục đích truyền đi những thông điệp mà người làm sự kiện muốn công chúng của mình nhận thức được.</w:t>
      </w:r>
      <w:bookmarkEnd w:id="17"/>
    </w:p>
    <w:p w14:paraId="44A99462" w14:textId="7B62202E" w:rsidR="00856C9F" w:rsidRPr="002E24F0" w:rsidRDefault="00856C9F" w:rsidP="004F648D">
      <w:pPr>
        <w:pStyle w:val="Style3"/>
        <w:rPr>
          <w:color w:val="000000" w:themeColor="text1"/>
          <w:shd w:val="clear" w:color="auto" w:fill="FFFFFF"/>
          <w:lang w:val="vi-VN"/>
        </w:rPr>
      </w:pPr>
      <w:bookmarkStart w:id="18" w:name="_Toc65594228"/>
      <w:r w:rsidRPr="002E24F0">
        <w:rPr>
          <w:rStyle w:val="Heading3Char"/>
          <w:b/>
          <w:sz w:val="28"/>
          <w:szCs w:val="28"/>
          <w:lang w:val="vi-VN"/>
        </w:rPr>
        <w:t>1.1.</w:t>
      </w:r>
      <w:r w:rsidR="00A54383" w:rsidRPr="002E24F0">
        <w:rPr>
          <w:rStyle w:val="Heading3Char"/>
          <w:b/>
          <w:sz w:val="28"/>
          <w:szCs w:val="28"/>
          <w:lang w:val="vi-VN"/>
        </w:rPr>
        <w:t>3</w:t>
      </w:r>
      <w:r w:rsidRPr="002E24F0">
        <w:rPr>
          <w:rStyle w:val="Heading3Char"/>
          <w:b/>
          <w:sz w:val="28"/>
          <w:szCs w:val="28"/>
          <w:lang w:val="vi-VN"/>
        </w:rPr>
        <w:t xml:space="preserve"> Vai trò của sự kiện và tổ chức sự kiệ</w:t>
      </w:r>
      <w:r w:rsidRPr="002E24F0">
        <w:rPr>
          <w:color w:val="000000" w:themeColor="text1"/>
          <w:shd w:val="clear" w:color="auto" w:fill="FFFFFF"/>
          <w:lang w:val="vi-VN"/>
        </w:rPr>
        <w:t>n</w:t>
      </w:r>
      <w:bookmarkEnd w:id="15"/>
      <w:bookmarkEnd w:id="18"/>
    </w:p>
    <w:p w14:paraId="38AE56CF" w14:textId="6702E332" w:rsidR="00856C9F" w:rsidRPr="002E24F0" w:rsidRDefault="00856C9F"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shd w:val="clear" w:color="auto" w:fill="FFFFFF"/>
          <w:lang w:val="vi-VN"/>
        </w:rPr>
        <w:lastRenderedPageBreak/>
        <w:t>-</w:t>
      </w:r>
      <w:r w:rsidR="00BE0EA1" w:rsidRPr="002E24F0">
        <w:rPr>
          <w:color w:val="000000" w:themeColor="text1"/>
          <w:sz w:val="28"/>
          <w:szCs w:val="28"/>
          <w:shd w:val="clear" w:color="auto" w:fill="FFFFFF"/>
          <w:lang w:val="vi-VN"/>
        </w:rPr>
        <w:t xml:space="preserve"> </w:t>
      </w:r>
      <w:r w:rsidRPr="002E24F0">
        <w:rPr>
          <w:color w:val="000000" w:themeColor="text1"/>
          <w:sz w:val="28"/>
          <w:szCs w:val="28"/>
          <w:lang w:val="vi-VN"/>
        </w:rPr>
        <w:t>Việc tổ chức sự kiện thực chất là việc tạo ra một cái cớ để nhằm thu hút sự quan tâm và chú ý của giới truyền thông và đối tượng công chúng mục tiêu.</w:t>
      </w:r>
    </w:p>
    <w:p w14:paraId="1345098F" w14:textId="595308E4" w:rsidR="00856C9F" w:rsidRPr="002E24F0" w:rsidRDefault="00BE0EA1"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lang w:val="vi-VN"/>
        </w:rPr>
        <w:t xml:space="preserve">- </w:t>
      </w:r>
      <w:r w:rsidR="00856C9F" w:rsidRPr="002E24F0">
        <w:rPr>
          <w:color w:val="000000" w:themeColor="text1"/>
          <w:sz w:val="28"/>
          <w:szCs w:val="28"/>
          <w:lang w:val="vi-VN"/>
        </w:rPr>
        <w:t>Tổ chức sự kiện đóng vai trò như một công cụ quan trọng trong các hoạt động tiếp thị, quảng bá chỉ đứng sau nghiên cứu thị trường và quảng cáo. Các doanh nghiệp tổ chức Event nhằm đánh bóng cho sản phẩm, dịch vụ và thương hiệu của mình từ đó giúp tăng doanh số bán của doanh nghiệp.</w:t>
      </w:r>
    </w:p>
    <w:p w14:paraId="5A8C7BEE" w14:textId="77777777" w:rsidR="00856C9F" w:rsidRPr="002E24F0" w:rsidRDefault="00856C9F" w:rsidP="00856C9F">
      <w:pPr>
        <w:pStyle w:val="NormalWeb"/>
        <w:spacing w:before="0" w:beforeAutospacing="0" w:after="375" w:afterAutospacing="0"/>
        <w:jc w:val="both"/>
        <w:rPr>
          <w:color w:val="000000" w:themeColor="text1"/>
          <w:sz w:val="28"/>
          <w:szCs w:val="28"/>
          <w:shd w:val="clear" w:color="auto" w:fill="FFFFFF"/>
          <w:lang w:val="vi-VN"/>
        </w:rPr>
      </w:pPr>
      <w:r w:rsidRPr="002E24F0">
        <w:rPr>
          <w:color w:val="000000" w:themeColor="text1"/>
          <w:sz w:val="28"/>
          <w:szCs w:val="28"/>
          <w:shd w:val="clear" w:color="auto" w:fill="FFFFFF"/>
          <w:lang w:val="vi-VN"/>
        </w:rPr>
        <w:t>Một “SỰ KIỆN” thành công sẽ nó tạo ra được những tác động truyền thông hiệu quả đến với những người đã tham gia vào nó. Còn một sự kiện thất bại có thể làm suy giảm giá trị cũng như hình ảnh thương hiệu đối với công chúng.</w:t>
      </w:r>
    </w:p>
    <w:p w14:paraId="5A7B3027" w14:textId="1870E560" w:rsidR="00856C9F" w:rsidRPr="004F648D" w:rsidRDefault="00856C9F" w:rsidP="004F648D">
      <w:pPr>
        <w:pStyle w:val="Style3"/>
      </w:pPr>
      <w:bookmarkStart w:id="19" w:name="_Toc64905952"/>
      <w:bookmarkStart w:id="20" w:name="_Toc65594229"/>
      <w:r w:rsidRPr="004F648D">
        <w:t>1.1.</w:t>
      </w:r>
      <w:r w:rsidR="00A54383" w:rsidRPr="004F648D">
        <w:t>4</w:t>
      </w:r>
      <w:r w:rsidRPr="004F648D">
        <w:t xml:space="preserve"> Mục đích của tổ chức sự kiện</w:t>
      </w:r>
      <w:bookmarkEnd w:id="19"/>
      <w:bookmarkEnd w:id="20"/>
    </w:p>
    <w:p w14:paraId="42F32814" w14:textId="5650E7F4" w:rsidR="00856C9F" w:rsidRPr="002E24F0" w:rsidRDefault="001B3B57"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shd w:val="clear" w:color="auto" w:fill="FFFFFF"/>
          <w:lang w:val="vi-VN"/>
        </w:rPr>
        <w:t xml:space="preserve">- </w:t>
      </w:r>
      <w:r w:rsidR="00856C9F" w:rsidRPr="002E24F0">
        <w:rPr>
          <w:color w:val="000000" w:themeColor="text1"/>
          <w:sz w:val="28"/>
          <w:szCs w:val="28"/>
          <w:lang w:val="vi-VN"/>
        </w:rPr>
        <w:t>Thông thường một sự kiện thường hướng đến 3 mục đích chính sau:</w:t>
      </w:r>
    </w:p>
    <w:p w14:paraId="05554DED" w14:textId="2BEA7554" w:rsidR="00856C9F" w:rsidRPr="002E24F0" w:rsidRDefault="001B3B57"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lang w:val="vi-VN"/>
        </w:rPr>
        <w:t>-</w:t>
      </w:r>
      <w:r w:rsidR="00856C9F" w:rsidRPr="002E24F0">
        <w:rPr>
          <w:color w:val="000000" w:themeColor="text1"/>
          <w:sz w:val="28"/>
          <w:szCs w:val="28"/>
          <w:lang w:val="vi-VN"/>
        </w:rPr>
        <w:t xml:space="preserve"> Nhằm hỗ trợ cho các chiến dịch truyền thông xây dựng và phát triển hình ảnh sản phẩm, dịch vụ và thương hiệu của nhà đầu tư.</w:t>
      </w:r>
    </w:p>
    <w:p w14:paraId="349B3B97" w14:textId="186F01BC" w:rsidR="00856C9F" w:rsidRPr="002E24F0" w:rsidRDefault="001B3B57"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lang w:val="vi-VN"/>
        </w:rPr>
        <w:t>-</w:t>
      </w:r>
      <w:r w:rsidR="00856C9F" w:rsidRPr="002E24F0">
        <w:rPr>
          <w:color w:val="000000" w:themeColor="text1"/>
          <w:sz w:val="28"/>
          <w:szCs w:val="28"/>
          <w:lang w:val="vi-VN"/>
        </w:rPr>
        <w:t xml:space="preserve"> Giúp cải thiện hoặc làm thay đổi nhận thức của công chúng đối với thương hiệu hay nhãn hiệu của nhà đầu tư.</w:t>
      </w:r>
    </w:p>
    <w:p w14:paraId="4249D610" w14:textId="6BF10A60" w:rsidR="00856C9F" w:rsidRPr="002E24F0" w:rsidRDefault="001B3B57" w:rsidP="00856C9F">
      <w:pPr>
        <w:pStyle w:val="NormalWeb"/>
        <w:spacing w:before="0" w:beforeAutospacing="0" w:after="375" w:afterAutospacing="0"/>
        <w:jc w:val="both"/>
        <w:rPr>
          <w:color w:val="000000" w:themeColor="text1"/>
          <w:sz w:val="28"/>
          <w:szCs w:val="28"/>
          <w:lang w:val="vi-VN"/>
        </w:rPr>
      </w:pPr>
      <w:r w:rsidRPr="002E24F0">
        <w:rPr>
          <w:color w:val="000000" w:themeColor="text1"/>
          <w:sz w:val="28"/>
          <w:szCs w:val="28"/>
          <w:lang w:val="vi-VN"/>
        </w:rPr>
        <w:t>-</w:t>
      </w:r>
      <w:r w:rsidR="00856C9F" w:rsidRPr="002E24F0">
        <w:rPr>
          <w:color w:val="000000" w:themeColor="text1"/>
          <w:sz w:val="28"/>
          <w:szCs w:val="28"/>
          <w:lang w:val="vi-VN"/>
        </w:rPr>
        <w:t xml:space="preserve"> Phát triển tối đa những hiệu ứng truyền thông nhằm chạm đến cảm xúc của khách hàng mục tiêu.</w:t>
      </w:r>
    </w:p>
    <w:p w14:paraId="25A60539" w14:textId="770E196E" w:rsidR="00856C9F" w:rsidRPr="002E24F0" w:rsidRDefault="00856C9F" w:rsidP="004F648D">
      <w:pPr>
        <w:pStyle w:val="Style3"/>
        <w:rPr>
          <w:lang w:val="vi-VN"/>
        </w:rPr>
      </w:pPr>
      <w:bookmarkStart w:id="21" w:name="_Toc64905953"/>
      <w:bookmarkStart w:id="22" w:name="_Toc65594230"/>
      <w:r w:rsidRPr="002E24F0">
        <w:rPr>
          <w:lang w:val="vi-VN"/>
        </w:rPr>
        <w:t>1.1.</w:t>
      </w:r>
      <w:r w:rsidR="001B3B57" w:rsidRPr="002E24F0">
        <w:rPr>
          <w:lang w:val="vi-VN"/>
        </w:rPr>
        <w:t>5</w:t>
      </w:r>
      <w:r w:rsidRPr="002E24F0">
        <w:rPr>
          <w:lang w:val="vi-VN"/>
        </w:rPr>
        <w:t xml:space="preserve"> Quy trình tổ chức sự kiện</w:t>
      </w:r>
      <w:bookmarkEnd w:id="21"/>
      <w:r w:rsidR="001B3B57" w:rsidRPr="002E24F0">
        <w:rPr>
          <w:lang w:val="vi-VN"/>
        </w:rPr>
        <w:t>:</w:t>
      </w:r>
      <w:bookmarkEnd w:id="22"/>
    </w:p>
    <w:p w14:paraId="310426CC" w14:textId="77777777" w:rsidR="00F7292A" w:rsidRPr="002E24F0" w:rsidRDefault="00F7292A" w:rsidP="00F7292A">
      <w:pPr>
        <w:pStyle w:val="Heading3"/>
        <w:rPr>
          <w:b w:val="0"/>
          <w:bCs w:val="0"/>
          <w:sz w:val="28"/>
          <w:szCs w:val="28"/>
          <w:lang w:val="vi-VN"/>
        </w:rPr>
      </w:pPr>
      <w:bookmarkStart w:id="23" w:name="_Toc65594231"/>
      <w:r w:rsidRPr="002E24F0">
        <w:rPr>
          <w:b w:val="0"/>
          <w:bCs w:val="0"/>
          <w:sz w:val="28"/>
          <w:szCs w:val="28"/>
          <w:lang w:val="vi-VN"/>
        </w:rPr>
        <w:t>Một quy trình tổ chức sự kiện đầy đủ lúc nào cũng sẽ bao gồm 3 bước như sau:</w:t>
      </w:r>
      <w:bookmarkEnd w:id="23"/>
    </w:p>
    <w:p w14:paraId="075120A0" w14:textId="77777777" w:rsidR="00F7292A" w:rsidRPr="002E24F0" w:rsidRDefault="00F7292A" w:rsidP="00F7292A">
      <w:pPr>
        <w:pStyle w:val="Heading3"/>
        <w:rPr>
          <w:sz w:val="28"/>
          <w:szCs w:val="28"/>
          <w:lang w:val="vi-VN"/>
        </w:rPr>
      </w:pPr>
      <w:bookmarkStart w:id="24" w:name="_Toc65594232"/>
      <w:r w:rsidRPr="002E24F0">
        <w:rPr>
          <w:sz w:val="28"/>
          <w:szCs w:val="28"/>
          <w:lang w:val="vi-VN"/>
        </w:rPr>
        <w:t>► Giai đoạn trước khi diễn ra sự kiện</w:t>
      </w:r>
      <w:bookmarkEnd w:id="24"/>
    </w:p>
    <w:p w14:paraId="4E5D5CA9" w14:textId="77777777" w:rsidR="00F7292A" w:rsidRPr="002E24F0" w:rsidRDefault="00F7292A" w:rsidP="00F7292A">
      <w:pPr>
        <w:pStyle w:val="Heading3"/>
        <w:rPr>
          <w:b w:val="0"/>
          <w:bCs w:val="0"/>
          <w:sz w:val="28"/>
          <w:szCs w:val="28"/>
          <w:lang w:val="vi-VN"/>
        </w:rPr>
      </w:pPr>
      <w:bookmarkStart w:id="25" w:name="_Toc65594233"/>
      <w:r w:rsidRPr="002E24F0">
        <w:rPr>
          <w:b w:val="0"/>
          <w:bCs w:val="0"/>
          <w:sz w:val="28"/>
          <w:szCs w:val="28"/>
          <w:lang w:val="vi-VN"/>
        </w:rPr>
        <w:t>Bước 1: Nghiên cứu thông tin chi tiết về sự kiện</w:t>
      </w:r>
      <w:bookmarkEnd w:id="25"/>
    </w:p>
    <w:p w14:paraId="3C9050D0" w14:textId="77777777" w:rsidR="00F7292A" w:rsidRPr="002E24F0" w:rsidRDefault="00F7292A" w:rsidP="00F7292A">
      <w:pPr>
        <w:pStyle w:val="Heading3"/>
        <w:rPr>
          <w:b w:val="0"/>
          <w:bCs w:val="0"/>
          <w:sz w:val="28"/>
          <w:szCs w:val="28"/>
          <w:lang w:val="vi-VN"/>
        </w:rPr>
      </w:pPr>
      <w:bookmarkStart w:id="26" w:name="_Toc65594234"/>
      <w:r w:rsidRPr="002E24F0">
        <w:rPr>
          <w:b w:val="0"/>
          <w:bCs w:val="0"/>
          <w:sz w:val="28"/>
          <w:szCs w:val="28"/>
          <w:lang w:val="vi-VN"/>
        </w:rPr>
        <w:t>Đối với bất cứ sự kiện nào từ tri ân khách hàng, tổ chức hội nghị - hội thảo, khai trương, khánh thành, kỷ niệm thành lập, ra mắt sản phẩm, tất niên – tân niên….thì người tổ chức sự kiện cần phải nắm rõ các thông tin sau</w:t>
      </w:r>
      <w:bookmarkEnd w:id="26"/>
    </w:p>
    <w:p w14:paraId="07790885" w14:textId="77777777" w:rsidR="00F7292A" w:rsidRPr="002E24F0" w:rsidRDefault="00F7292A" w:rsidP="00F7292A">
      <w:pPr>
        <w:pStyle w:val="Heading3"/>
        <w:rPr>
          <w:b w:val="0"/>
          <w:bCs w:val="0"/>
          <w:sz w:val="28"/>
          <w:szCs w:val="28"/>
          <w:lang w:val="vi-VN"/>
        </w:rPr>
      </w:pPr>
      <w:bookmarkStart w:id="27" w:name="_Toc65594235"/>
      <w:r w:rsidRPr="002E24F0">
        <w:rPr>
          <w:b w:val="0"/>
          <w:bCs w:val="0"/>
          <w:sz w:val="28"/>
          <w:szCs w:val="28"/>
          <w:lang w:val="vi-VN"/>
        </w:rPr>
        <w:t>♦ Xác định ngân sách tổ chức</w:t>
      </w:r>
      <w:bookmarkEnd w:id="27"/>
    </w:p>
    <w:p w14:paraId="49487855" w14:textId="77777777" w:rsidR="00F7292A" w:rsidRPr="002E24F0" w:rsidRDefault="00F7292A" w:rsidP="00F7292A">
      <w:pPr>
        <w:pStyle w:val="Heading3"/>
        <w:rPr>
          <w:b w:val="0"/>
          <w:bCs w:val="0"/>
          <w:sz w:val="28"/>
          <w:szCs w:val="28"/>
          <w:lang w:val="vi-VN"/>
        </w:rPr>
      </w:pPr>
      <w:bookmarkStart w:id="28" w:name="_Toc65594236"/>
      <w:r w:rsidRPr="002E24F0">
        <w:rPr>
          <w:b w:val="0"/>
          <w:bCs w:val="0"/>
          <w:sz w:val="28"/>
          <w:szCs w:val="28"/>
          <w:lang w:val="vi-VN"/>
        </w:rPr>
        <w:t>♦ Lựa chọn địa điểm tổ chức</w:t>
      </w:r>
      <w:bookmarkEnd w:id="28"/>
    </w:p>
    <w:p w14:paraId="7C3D408C" w14:textId="77777777" w:rsidR="00F7292A" w:rsidRPr="002E24F0" w:rsidRDefault="00F7292A" w:rsidP="00F7292A">
      <w:pPr>
        <w:pStyle w:val="Heading3"/>
        <w:rPr>
          <w:b w:val="0"/>
          <w:bCs w:val="0"/>
          <w:sz w:val="28"/>
          <w:szCs w:val="28"/>
          <w:lang w:val="vi-VN"/>
        </w:rPr>
      </w:pPr>
      <w:bookmarkStart w:id="29" w:name="_Toc65594237"/>
      <w:r w:rsidRPr="002E24F0">
        <w:rPr>
          <w:b w:val="0"/>
          <w:bCs w:val="0"/>
          <w:sz w:val="28"/>
          <w:szCs w:val="28"/>
          <w:lang w:val="vi-VN"/>
        </w:rPr>
        <w:t>♦ Xác định đối tượng tham gia và số lượng cụ thể</w:t>
      </w:r>
      <w:bookmarkEnd w:id="29"/>
    </w:p>
    <w:p w14:paraId="54E23BBC" w14:textId="77777777" w:rsidR="00F7292A" w:rsidRPr="002E24F0" w:rsidRDefault="00F7292A" w:rsidP="00F7292A">
      <w:pPr>
        <w:pStyle w:val="Heading3"/>
        <w:rPr>
          <w:b w:val="0"/>
          <w:bCs w:val="0"/>
          <w:sz w:val="28"/>
          <w:szCs w:val="28"/>
          <w:lang w:val="vi-VN"/>
        </w:rPr>
      </w:pPr>
      <w:bookmarkStart w:id="30" w:name="_Toc65594238"/>
      <w:r w:rsidRPr="002E24F0">
        <w:rPr>
          <w:b w:val="0"/>
          <w:bCs w:val="0"/>
          <w:sz w:val="28"/>
          <w:szCs w:val="28"/>
          <w:lang w:val="vi-VN"/>
        </w:rPr>
        <w:lastRenderedPageBreak/>
        <w:t>♦ Thực hiện truyền thông, quảng bá PR cho sự kiện để thu hút khách hàng tham gia</w:t>
      </w:r>
      <w:bookmarkEnd w:id="30"/>
    </w:p>
    <w:p w14:paraId="061A8553" w14:textId="77777777" w:rsidR="00F7292A" w:rsidRPr="002E24F0" w:rsidRDefault="00F7292A" w:rsidP="00F7292A">
      <w:pPr>
        <w:pStyle w:val="Heading3"/>
        <w:rPr>
          <w:b w:val="0"/>
          <w:bCs w:val="0"/>
          <w:sz w:val="28"/>
          <w:szCs w:val="28"/>
          <w:lang w:val="vi-VN"/>
        </w:rPr>
      </w:pPr>
      <w:bookmarkStart w:id="31" w:name="_Toc65594239"/>
      <w:r w:rsidRPr="002E24F0">
        <w:rPr>
          <w:b w:val="0"/>
          <w:bCs w:val="0"/>
          <w:sz w:val="28"/>
          <w:szCs w:val="28"/>
          <w:lang w:val="vi-VN"/>
        </w:rPr>
        <w:t>♦Thông điệp sự kiện muốn truyền tải</w:t>
      </w:r>
      <w:bookmarkEnd w:id="31"/>
    </w:p>
    <w:p w14:paraId="42797574" w14:textId="77777777" w:rsidR="00F7292A" w:rsidRPr="002E24F0" w:rsidRDefault="00F7292A" w:rsidP="00F7292A">
      <w:pPr>
        <w:pStyle w:val="Heading3"/>
        <w:rPr>
          <w:b w:val="0"/>
          <w:bCs w:val="0"/>
          <w:sz w:val="28"/>
          <w:szCs w:val="28"/>
          <w:lang w:val="vi-VN"/>
        </w:rPr>
      </w:pPr>
      <w:bookmarkStart w:id="32" w:name="_Toc65594240"/>
      <w:r w:rsidRPr="002E24F0">
        <w:rPr>
          <w:b w:val="0"/>
          <w:bCs w:val="0"/>
          <w:sz w:val="28"/>
          <w:szCs w:val="28"/>
          <w:lang w:val="vi-VN"/>
        </w:rPr>
        <w:t>Bước 2: Lập kế hoạch tổ chức sự kiện</w:t>
      </w:r>
      <w:bookmarkEnd w:id="32"/>
    </w:p>
    <w:p w14:paraId="18718916" w14:textId="77777777" w:rsidR="00F7292A" w:rsidRPr="002E24F0" w:rsidRDefault="00F7292A" w:rsidP="00F7292A">
      <w:pPr>
        <w:pStyle w:val="Heading3"/>
        <w:rPr>
          <w:b w:val="0"/>
          <w:bCs w:val="0"/>
          <w:sz w:val="28"/>
          <w:szCs w:val="28"/>
          <w:lang w:val="vi-VN"/>
        </w:rPr>
      </w:pPr>
      <w:bookmarkStart w:id="33" w:name="_Toc65594241"/>
      <w:r w:rsidRPr="002E24F0">
        <w:rPr>
          <w:b w:val="0"/>
          <w:bCs w:val="0"/>
          <w:sz w:val="28"/>
          <w:szCs w:val="28"/>
          <w:lang w:val="vi-VN"/>
        </w:rPr>
        <w:t>Sáng tạo ý tưởng, chủ đề sự kiện</w:t>
      </w:r>
      <w:bookmarkEnd w:id="33"/>
    </w:p>
    <w:p w14:paraId="56A4BCF9" w14:textId="77777777" w:rsidR="00F7292A" w:rsidRPr="002E24F0" w:rsidRDefault="00F7292A" w:rsidP="00F7292A">
      <w:pPr>
        <w:pStyle w:val="Heading3"/>
        <w:rPr>
          <w:b w:val="0"/>
          <w:bCs w:val="0"/>
          <w:sz w:val="28"/>
          <w:szCs w:val="28"/>
          <w:lang w:val="vi-VN"/>
        </w:rPr>
      </w:pPr>
      <w:bookmarkStart w:id="34" w:name="_Toc65594242"/>
      <w:r w:rsidRPr="002E24F0">
        <w:rPr>
          <w:b w:val="0"/>
          <w:bCs w:val="0"/>
          <w:sz w:val="28"/>
          <w:szCs w:val="28"/>
          <w:lang w:val="vi-VN"/>
        </w:rPr>
        <w:t>♦ Xây dựng kịch bản sự kiện, timeline chương trình</w:t>
      </w:r>
      <w:bookmarkEnd w:id="34"/>
    </w:p>
    <w:p w14:paraId="08F28E34" w14:textId="77777777" w:rsidR="00F7292A" w:rsidRPr="002E24F0" w:rsidRDefault="00F7292A" w:rsidP="00F7292A">
      <w:pPr>
        <w:pStyle w:val="Heading3"/>
        <w:rPr>
          <w:b w:val="0"/>
          <w:bCs w:val="0"/>
          <w:sz w:val="28"/>
          <w:szCs w:val="28"/>
          <w:lang w:val="vi-VN"/>
        </w:rPr>
      </w:pPr>
      <w:bookmarkStart w:id="35" w:name="_Toc65594243"/>
      <w:r w:rsidRPr="002E24F0">
        <w:rPr>
          <w:b w:val="0"/>
          <w:bCs w:val="0"/>
          <w:sz w:val="28"/>
          <w:szCs w:val="28"/>
          <w:lang w:val="vi-VN"/>
        </w:rPr>
        <w:t>♦ Thiết kế các hạng mục cần thiết cho sự kiện như backdrop, banner, sân khấu…</w:t>
      </w:r>
      <w:bookmarkEnd w:id="35"/>
    </w:p>
    <w:p w14:paraId="5C460A06" w14:textId="77777777" w:rsidR="00F7292A" w:rsidRPr="002E24F0" w:rsidRDefault="00F7292A" w:rsidP="00F7292A">
      <w:pPr>
        <w:pStyle w:val="Heading3"/>
        <w:rPr>
          <w:b w:val="0"/>
          <w:bCs w:val="0"/>
          <w:sz w:val="28"/>
          <w:szCs w:val="28"/>
          <w:lang w:val="vi-VN"/>
        </w:rPr>
      </w:pPr>
      <w:bookmarkStart w:id="36" w:name="_Toc65594244"/>
      <w:r w:rsidRPr="002E24F0">
        <w:rPr>
          <w:b w:val="0"/>
          <w:bCs w:val="0"/>
          <w:sz w:val="28"/>
          <w:szCs w:val="28"/>
          <w:lang w:val="vi-VN"/>
        </w:rPr>
        <w:t>♦ Chuẩn bị nguồn nhân sự trong chương trình như MC, lễ tân , PG, vũ đoàn…</w:t>
      </w:r>
      <w:bookmarkEnd w:id="36"/>
    </w:p>
    <w:p w14:paraId="05FB7DAC" w14:textId="77777777" w:rsidR="00F7292A" w:rsidRPr="002E24F0" w:rsidRDefault="00F7292A" w:rsidP="00F7292A">
      <w:pPr>
        <w:pStyle w:val="Heading3"/>
        <w:rPr>
          <w:b w:val="0"/>
          <w:bCs w:val="0"/>
          <w:sz w:val="28"/>
          <w:szCs w:val="28"/>
          <w:lang w:val="vi-VN"/>
        </w:rPr>
      </w:pPr>
      <w:bookmarkStart w:id="37" w:name="_Toc65594245"/>
      <w:r w:rsidRPr="002E24F0">
        <w:rPr>
          <w:b w:val="0"/>
          <w:bCs w:val="0"/>
          <w:sz w:val="28"/>
          <w:szCs w:val="28"/>
          <w:lang w:val="vi-VN"/>
        </w:rPr>
        <w:t>♦ Lên phương án dự phòng và quản lý rủi ro</w:t>
      </w:r>
      <w:bookmarkEnd w:id="37"/>
    </w:p>
    <w:p w14:paraId="1C10DBC5" w14:textId="77777777" w:rsidR="00F7292A" w:rsidRPr="002E24F0" w:rsidRDefault="00F7292A" w:rsidP="00F7292A">
      <w:pPr>
        <w:pStyle w:val="Heading3"/>
        <w:rPr>
          <w:b w:val="0"/>
          <w:bCs w:val="0"/>
          <w:sz w:val="28"/>
          <w:szCs w:val="28"/>
          <w:lang w:val="vi-VN"/>
        </w:rPr>
      </w:pPr>
      <w:bookmarkStart w:id="38" w:name="_Toc65594246"/>
      <w:r w:rsidRPr="002E24F0">
        <w:rPr>
          <w:b w:val="0"/>
          <w:bCs w:val="0"/>
          <w:sz w:val="28"/>
          <w:szCs w:val="28"/>
          <w:lang w:val="vi-VN"/>
        </w:rPr>
        <w:t>Bước 3: Thuyết trình kế hoạch và chỉnh sửa</w:t>
      </w:r>
      <w:bookmarkEnd w:id="38"/>
    </w:p>
    <w:p w14:paraId="72F28519" w14:textId="0DA46F3F" w:rsidR="00F7292A" w:rsidRPr="002E24F0" w:rsidRDefault="00F7292A" w:rsidP="00856C9F">
      <w:pPr>
        <w:pStyle w:val="Heading3"/>
        <w:rPr>
          <w:b w:val="0"/>
          <w:bCs w:val="0"/>
          <w:sz w:val="28"/>
          <w:szCs w:val="28"/>
          <w:lang w:val="vi-VN"/>
        </w:rPr>
      </w:pPr>
      <w:bookmarkStart w:id="39" w:name="_Toc65594247"/>
      <w:r w:rsidRPr="002E24F0">
        <w:rPr>
          <w:b w:val="0"/>
          <w:bCs w:val="0"/>
          <w:sz w:val="28"/>
          <w:szCs w:val="28"/>
          <w:lang w:val="vi-VN"/>
        </w:rPr>
        <w:t>Đây là bước quyết đinh quan trọng để bản kế hoạch của bạn được thuyết trình trước ban giám đốc, đây là bước bạn sẽ có thể lắng nghe và chỉnh sửa để bản kế hoạch của mình được chỉnh chu nhất trước khi bắt tay vào triển khai.</w:t>
      </w:r>
      <w:bookmarkEnd w:id="39"/>
    </w:p>
    <w:p w14:paraId="1D6EF159" w14:textId="77777777" w:rsidR="002601E6" w:rsidRPr="002E24F0" w:rsidRDefault="002601E6" w:rsidP="002601E6">
      <w:pPr>
        <w:pStyle w:val="Heading3"/>
        <w:rPr>
          <w:sz w:val="28"/>
          <w:szCs w:val="28"/>
          <w:lang w:val="vi-VN"/>
        </w:rPr>
      </w:pPr>
      <w:bookmarkStart w:id="40" w:name="_Toc65594248"/>
      <w:r w:rsidRPr="002E24F0">
        <w:rPr>
          <w:sz w:val="28"/>
          <w:szCs w:val="28"/>
          <w:lang w:val="vi-VN"/>
        </w:rPr>
        <w:t>► Giai đoạn triển khai thực hiện sự kiện</w:t>
      </w:r>
      <w:bookmarkEnd w:id="40"/>
      <w:r w:rsidRPr="002E24F0">
        <w:rPr>
          <w:sz w:val="28"/>
          <w:szCs w:val="28"/>
          <w:lang w:val="vi-VN"/>
        </w:rPr>
        <w:t xml:space="preserve"> </w:t>
      </w:r>
    </w:p>
    <w:p w14:paraId="442D93F6" w14:textId="77777777" w:rsidR="002601E6" w:rsidRPr="002E24F0" w:rsidRDefault="002601E6" w:rsidP="002601E6">
      <w:pPr>
        <w:pStyle w:val="Heading3"/>
        <w:rPr>
          <w:b w:val="0"/>
          <w:bCs w:val="0"/>
          <w:sz w:val="28"/>
          <w:szCs w:val="28"/>
          <w:lang w:val="vi-VN"/>
        </w:rPr>
      </w:pPr>
      <w:bookmarkStart w:id="41" w:name="_Toc65594249"/>
      <w:r w:rsidRPr="002E24F0">
        <w:rPr>
          <w:b w:val="0"/>
          <w:bCs w:val="0"/>
          <w:sz w:val="28"/>
          <w:szCs w:val="28"/>
          <w:lang w:val="vi-VN"/>
        </w:rPr>
        <w:t>♦ Lễ tân đón khách, check in</w:t>
      </w:r>
      <w:bookmarkEnd w:id="41"/>
    </w:p>
    <w:p w14:paraId="239219CA" w14:textId="77777777" w:rsidR="002601E6" w:rsidRPr="002E24F0" w:rsidRDefault="002601E6" w:rsidP="002601E6">
      <w:pPr>
        <w:pStyle w:val="Heading3"/>
        <w:rPr>
          <w:b w:val="0"/>
          <w:bCs w:val="0"/>
          <w:sz w:val="28"/>
          <w:szCs w:val="28"/>
          <w:lang w:val="vi-VN"/>
        </w:rPr>
      </w:pPr>
      <w:bookmarkStart w:id="42" w:name="_Toc65594250"/>
      <w:r w:rsidRPr="002E24F0">
        <w:rPr>
          <w:b w:val="0"/>
          <w:bCs w:val="0"/>
          <w:sz w:val="28"/>
          <w:szCs w:val="28"/>
          <w:lang w:val="vi-VN"/>
        </w:rPr>
        <w:t>♦ Khai mạc chương trình: MC giới thiệu đại biểu, tiết mục mở màn</w:t>
      </w:r>
      <w:bookmarkEnd w:id="42"/>
    </w:p>
    <w:p w14:paraId="36F4108F" w14:textId="77777777" w:rsidR="002601E6" w:rsidRPr="002E24F0" w:rsidRDefault="002601E6" w:rsidP="002601E6">
      <w:pPr>
        <w:pStyle w:val="Heading3"/>
        <w:rPr>
          <w:b w:val="0"/>
          <w:bCs w:val="0"/>
          <w:sz w:val="28"/>
          <w:szCs w:val="28"/>
          <w:lang w:val="vi-VN"/>
        </w:rPr>
      </w:pPr>
      <w:bookmarkStart w:id="43" w:name="_Toc65594251"/>
      <w:r w:rsidRPr="002E24F0">
        <w:rPr>
          <w:b w:val="0"/>
          <w:bCs w:val="0"/>
          <w:sz w:val="28"/>
          <w:szCs w:val="28"/>
          <w:lang w:val="vi-VN"/>
        </w:rPr>
        <w:t>♦ Tổ chức các hoạt động trong sự kiện: Thuyết trình về sản phẩm dịch vụ, các gameshow, bóc thăm trúng thưởng…</w:t>
      </w:r>
      <w:bookmarkEnd w:id="43"/>
    </w:p>
    <w:p w14:paraId="4C2BFDF0" w14:textId="77777777" w:rsidR="002601E6" w:rsidRPr="002E24F0" w:rsidRDefault="002601E6" w:rsidP="002601E6">
      <w:pPr>
        <w:pStyle w:val="Heading3"/>
        <w:rPr>
          <w:b w:val="0"/>
          <w:bCs w:val="0"/>
          <w:sz w:val="28"/>
          <w:szCs w:val="28"/>
          <w:lang w:val="vi-VN"/>
        </w:rPr>
      </w:pPr>
      <w:bookmarkStart w:id="44" w:name="_Toc65594252"/>
      <w:r w:rsidRPr="002E24F0">
        <w:rPr>
          <w:b w:val="0"/>
          <w:bCs w:val="0"/>
          <w:sz w:val="28"/>
          <w:szCs w:val="28"/>
          <w:lang w:val="vi-VN"/>
        </w:rPr>
        <w:t>♦ Phục vụ ăn uống</w:t>
      </w:r>
      <w:bookmarkEnd w:id="44"/>
    </w:p>
    <w:p w14:paraId="4EB9BEAC" w14:textId="77777777" w:rsidR="002601E6" w:rsidRPr="002E24F0" w:rsidRDefault="002601E6" w:rsidP="002601E6">
      <w:pPr>
        <w:pStyle w:val="Heading3"/>
        <w:rPr>
          <w:b w:val="0"/>
          <w:bCs w:val="0"/>
          <w:sz w:val="28"/>
          <w:szCs w:val="28"/>
          <w:lang w:val="vi-VN"/>
        </w:rPr>
      </w:pPr>
      <w:bookmarkStart w:id="45" w:name="_Toc65594253"/>
      <w:r w:rsidRPr="002E24F0">
        <w:rPr>
          <w:b w:val="0"/>
          <w:bCs w:val="0"/>
          <w:sz w:val="28"/>
          <w:szCs w:val="28"/>
          <w:lang w:val="vi-VN"/>
        </w:rPr>
        <w:t>♦ Kết thúc chương trình, tiễn khách và tặng quà</w:t>
      </w:r>
      <w:bookmarkEnd w:id="45"/>
    </w:p>
    <w:p w14:paraId="46D4A832" w14:textId="77777777" w:rsidR="002601E6" w:rsidRPr="002E24F0" w:rsidRDefault="002601E6" w:rsidP="002601E6">
      <w:pPr>
        <w:pStyle w:val="Heading3"/>
        <w:rPr>
          <w:sz w:val="28"/>
          <w:szCs w:val="28"/>
          <w:lang w:val="vi-VN"/>
        </w:rPr>
      </w:pPr>
      <w:bookmarkStart w:id="46" w:name="_Toc65594254"/>
      <w:r w:rsidRPr="002E24F0">
        <w:rPr>
          <w:sz w:val="28"/>
          <w:szCs w:val="28"/>
          <w:lang w:val="vi-VN"/>
        </w:rPr>
        <w:t>► Kết thúc sự kiện và nghiệm thu</w:t>
      </w:r>
      <w:bookmarkEnd w:id="46"/>
    </w:p>
    <w:p w14:paraId="67456C97" w14:textId="77777777" w:rsidR="002601E6" w:rsidRPr="002E24F0" w:rsidRDefault="002601E6" w:rsidP="002601E6">
      <w:pPr>
        <w:pStyle w:val="Heading3"/>
        <w:rPr>
          <w:b w:val="0"/>
          <w:bCs w:val="0"/>
          <w:sz w:val="28"/>
          <w:szCs w:val="28"/>
          <w:lang w:val="vi-VN"/>
        </w:rPr>
      </w:pPr>
      <w:bookmarkStart w:id="47" w:name="_Toc65594255"/>
      <w:r w:rsidRPr="002E24F0">
        <w:rPr>
          <w:b w:val="0"/>
          <w:bCs w:val="0"/>
          <w:sz w:val="28"/>
          <w:szCs w:val="28"/>
          <w:lang w:val="vi-VN"/>
        </w:rPr>
        <w:t>Sau khi sự kiện kết thúc cần tổng hợp lại tất cả các chi phí của các bên liên quan như nhà hàng , supplier để thanh toán và nghiệm thu chương trình</w:t>
      </w:r>
      <w:bookmarkEnd w:id="47"/>
    </w:p>
    <w:p w14:paraId="6D63C24E" w14:textId="77777777" w:rsidR="002601E6" w:rsidRPr="002E24F0" w:rsidRDefault="002601E6" w:rsidP="002601E6">
      <w:pPr>
        <w:pStyle w:val="Heading3"/>
        <w:rPr>
          <w:b w:val="0"/>
          <w:bCs w:val="0"/>
          <w:sz w:val="28"/>
          <w:szCs w:val="28"/>
          <w:lang w:val="vi-VN"/>
        </w:rPr>
      </w:pPr>
      <w:bookmarkStart w:id="48" w:name="_Toc65594256"/>
      <w:r w:rsidRPr="002E24F0">
        <w:rPr>
          <w:b w:val="0"/>
          <w:bCs w:val="0"/>
          <w:sz w:val="28"/>
          <w:szCs w:val="28"/>
          <w:lang w:val="vi-VN"/>
        </w:rPr>
        <w:lastRenderedPageBreak/>
        <w:t>Một bước quan trọng sau khi sự kiện kết thúc đó là tổng kết và đánh giá lại quá trình thực hiện sự kiện từ đó đánh giá hiệu quả sự kiện và rút ra những kinh nghiệm cho các sự kiện lần sau</w:t>
      </w:r>
      <w:bookmarkEnd w:id="48"/>
    </w:p>
    <w:p w14:paraId="2722284B" w14:textId="77777777" w:rsidR="002601E6" w:rsidRPr="002E24F0" w:rsidRDefault="002601E6" w:rsidP="002601E6">
      <w:pPr>
        <w:pStyle w:val="Heading3"/>
        <w:rPr>
          <w:b w:val="0"/>
          <w:bCs w:val="0"/>
          <w:sz w:val="28"/>
          <w:szCs w:val="28"/>
          <w:lang w:val="vi-VN"/>
        </w:rPr>
      </w:pPr>
      <w:bookmarkStart w:id="49" w:name="_Toc65594257"/>
      <w:r w:rsidRPr="002E24F0">
        <w:rPr>
          <w:b w:val="0"/>
          <w:bCs w:val="0"/>
          <w:sz w:val="28"/>
          <w:szCs w:val="28"/>
          <w:lang w:val="vi-VN"/>
        </w:rPr>
        <w:t>♦Truyền thông sau sự kiện</w:t>
      </w:r>
      <w:bookmarkEnd w:id="49"/>
    </w:p>
    <w:p w14:paraId="784C6F58" w14:textId="647085C2" w:rsidR="002601E6" w:rsidRPr="002E24F0" w:rsidRDefault="002601E6" w:rsidP="00856C9F">
      <w:pPr>
        <w:pStyle w:val="Heading3"/>
        <w:rPr>
          <w:b w:val="0"/>
          <w:bCs w:val="0"/>
          <w:sz w:val="28"/>
          <w:szCs w:val="28"/>
          <w:lang w:val="vi-VN"/>
        </w:rPr>
      </w:pPr>
      <w:bookmarkStart w:id="50" w:name="_Toc65594258"/>
      <w:r w:rsidRPr="002E24F0">
        <w:rPr>
          <w:b w:val="0"/>
          <w:bCs w:val="0"/>
          <w:sz w:val="28"/>
          <w:szCs w:val="28"/>
          <w:lang w:val="vi-VN"/>
        </w:rPr>
        <w:t>♦ Chăm sóc khách hàng sau sự kiện</w:t>
      </w:r>
      <w:bookmarkEnd w:id="50"/>
    </w:p>
    <w:p w14:paraId="6FB25F22" w14:textId="77777777" w:rsidR="00EC202F" w:rsidRPr="002E24F0" w:rsidRDefault="00EC202F" w:rsidP="00856C9F">
      <w:pPr>
        <w:pStyle w:val="Heading3"/>
        <w:rPr>
          <w:b w:val="0"/>
          <w:bCs w:val="0"/>
          <w:sz w:val="28"/>
          <w:szCs w:val="28"/>
          <w:lang w:val="vi-VN"/>
        </w:rPr>
      </w:pPr>
      <w:bookmarkStart w:id="51" w:name="_Toc64905954"/>
    </w:p>
    <w:p w14:paraId="28064F2E" w14:textId="77777777" w:rsidR="00856C9F" w:rsidRPr="002E24F0" w:rsidRDefault="00856C9F" w:rsidP="004F648D">
      <w:pPr>
        <w:pStyle w:val="Style3"/>
      </w:pPr>
      <w:bookmarkStart w:id="52" w:name="_Toc65594259"/>
      <w:r w:rsidRPr="002E24F0">
        <w:t>1.1.5 Các thành phần tham gia sự kiện</w:t>
      </w:r>
      <w:bookmarkEnd w:id="51"/>
      <w:bookmarkEnd w:id="52"/>
    </w:p>
    <w:p w14:paraId="15186FFB" w14:textId="061B6E61" w:rsidR="00856C9F" w:rsidRPr="002E24F0" w:rsidRDefault="00E65552" w:rsidP="00E65552">
      <w:pPr>
        <w:pStyle w:val="NormalWeb"/>
        <w:spacing w:before="0" w:beforeAutospacing="0" w:after="375" w:afterAutospacing="0"/>
        <w:ind w:left="420"/>
        <w:jc w:val="both"/>
        <w:rPr>
          <w:color w:val="000000" w:themeColor="text1"/>
          <w:sz w:val="28"/>
          <w:szCs w:val="28"/>
        </w:rPr>
      </w:pPr>
      <w:r w:rsidRPr="002E24F0">
        <w:rPr>
          <w:color w:val="000000" w:themeColor="text1"/>
          <w:sz w:val="28"/>
          <w:szCs w:val="28"/>
        </w:rPr>
        <w:t xml:space="preserve">- </w:t>
      </w:r>
      <w:r w:rsidR="00856C9F" w:rsidRPr="002E24F0">
        <w:rPr>
          <w:color w:val="000000" w:themeColor="text1"/>
          <w:sz w:val="28"/>
          <w:szCs w:val="28"/>
        </w:rPr>
        <w:t>Là các cá nhân, tổ chức và doanh nghiệp trực tiếp hoặc gián tiếp tham gia vào một hoặc nhiều công việc, hoạt động, diễn biến của sự kiện. Người tham gia sự kiện bao gồm các nhóm chính:</w:t>
      </w:r>
    </w:p>
    <w:p w14:paraId="658CA29C"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Nhà đầu tư sự kiện, các nhà tài trợ sự kiện.</w:t>
      </w:r>
    </w:p>
    <w:p w14:paraId="5F471DE0"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Nhà tổ chức sự kiện.</w:t>
      </w:r>
    </w:p>
    <w:p w14:paraId="46520719"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Nhà cung ứng dịch vụ bổ trợ tổ chức sự kiện như cung cấp dịch vụ, cung cấphàng hóa cho sự kiện do nhà tổ chức sự kiện thuê,…</w:t>
      </w:r>
    </w:p>
    <w:p w14:paraId="53E71310"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Khách mời tham gia sự kiện.</w:t>
      </w:r>
    </w:p>
    <w:p w14:paraId="62D32381"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Khách vãng lai tham dự sự kiện</w:t>
      </w:r>
    </w:p>
    <w:p w14:paraId="5905EBC5" w14:textId="77777777" w:rsidR="00856C9F" w:rsidRPr="002E24F0" w:rsidRDefault="00856C9F" w:rsidP="00856C9F">
      <w:pPr>
        <w:pStyle w:val="NormalWeb"/>
        <w:spacing w:before="0" w:beforeAutospacing="0" w:after="375" w:afterAutospacing="0"/>
        <w:ind w:left="420"/>
        <w:jc w:val="both"/>
        <w:rPr>
          <w:color w:val="000000" w:themeColor="text1"/>
          <w:sz w:val="28"/>
          <w:szCs w:val="28"/>
        </w:rPr>
      </w:pPr>
      <w:r w:rsidRPr="002E24F0">
        <w:rPr>
          <w:rStyle w:val="Emphasis"/>
          <w:i w:val="0"/>
          <w:color w:val="000000" w:themeColor="text1"/>
          <w:sz w:val="28"/>
          <w:szCs w:val="28"/>
        </w:rPr>
        <w:t>+ Chính quyền và cư dân nơi sự kiện diễn ra.</w:t>
      </w:r>
    </w:p>
    <w:p w14:paraId="1B9D22B0" w14:textId="798C870F" w:rsidR="00803D1E" w:rsidRPr="002E24F0" w:rsidRDefault="00E66912" w:rsidP="004F648D">
      <w:pPr>
        <w:pStyle w:val="Style2"/>
        <w:rPr>
          <w:lang w:val="vi-VN"/>
        </w:rPr>
      </w:pPr>
      <w:bookmarkStart w:id="53" w:name="_Toc65594260"/>
      <w:r w:rsidRPr="002E24F0">
        <w:t>1.2</w:t>
      </w:r>
      <w:r w:rsidR="00D375D6" w:rsidRPr="002E24F0">
        <w:rPr>
          <w:lang w:val="vi-VN"/>
        </w:rPr>
        <w:t xml:space="preserve"> Thị trường tổ chức sự kiện</w:t>
      </w:r>
      <w:bookmarkEnd w:id="53"/>
    </w:p>
    <w:p w14:paraId="7D4804E8" w14:textId="3719C59F" w:rsidR="00015FB3" w:rsidRPr="004F648D" w:rsidRDefault="00015FB3" w:rsidP="004F648D">
      <w:pPr>
        <w:pStyle w:val="Style3"/>
      </w:pPr>
      <w:bookmarkStart w:id="54" w:name="_Toc65594261"/>
      <w:r w:rsidRPr="004F648D">
        <w:t>1.</w:t>
      </w:r>
      <w:r w:rsidR="00AB3762" w:rsidRPr="004F648D">
        <w:t>2.1:</w:t>
      </w:r>
      <w:r w:rsidRPr="004F648D">
        <w:t xml:space="preserve"> </w:t>
      </w:r>
      <w:r w:rsidR="00803D1E" w:rsidRPr="004F648D">
        <w:t>Cầu dịch vụ T</w:t>
      </w:r>
      <w:r w:rsidRPr="004F648D">
        <w:t>ổ chức sự kiện</w:t>
      </w:r>
      <w:r w:rsidR="00803D1E" w:rsidRPr="004F648D">
        <w:t>:</w:t>
      </w:r>
      <w:bookmarkEnd w:id="54"/>
    </w:p>
    <w:p w14:paraId="6CBF06D4" w14:textId="77777777" w:rsidR="00666478" w:rsidRPr="002E24F0" w:rsidRDefault="00BF26E8" w:rsidP="00E66912">
      <w:pPr>
        <w:pStyle w:val="Heading3"/>
        <w:rPr>
          <w:b w:val="0"/>
          <w:bCs w:val="0"/>
          <w:sz w:val="28"/>
          <w:szCs w:val="28"/>
          <w:lang w:val="vi-VN"/>
        </w:rPr>
      </w:pPr>
      <w:bookmarkStart w:id="55" w:name="_Toc65594262"/>
      <w:r w:rsidRPr="002E24F0">
        <w:rPr>
          <w:b w:val="0"/>
          <w:bCs w:val="0"/>
          <w:sz w:val="28"/>
          <w:szCs w:val="28"/>
          <w:lang w:val="vi-VN"/>
        </w:rPr>
        <w:t xml:space="preserve">- </w:t>
      </w:r>
      <w:r w:rsidR="00793839" w:rsidRPr="002E24F0">
        <w:rPr>
          <w:b w:val="0"/>
          <w:bCs w:val="0"/>
          <w:sz w:val="28"/>
          <w:szCs w:val="28"/>
          <w:lang w:val="vi-VN"/>
        </w:rPr>
        <w:t>So với quảng cáo, thị trường tổ chức sự kiện có thể có quy mô nhu cầu lớn hơn nhiều, không những bao gồm nhu cầu của các tổ chức xã hội, phi chính phủ, các doanh nghiệp mà còn bao gồm nhu cầu của các gia đình, các cá nhân. Kinh tế xã hội càng phát triển, nhu cầu về tổ chức sự kiện càng cao.</w:t>
      </w:r>
      <w:bookmarkEnd w:id="55"/>
    </w:p>
    <w:p w14:paraId="5DAF73E1" w14:textId="77777777" w:rsidR="00666478" w:rsidRPr="002E24F0" w:rsidRDefault="00666478" w:rsidP="00E66912">
      <w:pPr>
        <w:pStyle w:val="Heading3"/>
        <w:rPr>
          <w:b w:val="0"/>
          <w:bCs w:val="0"/>
          <w:sz w:val="28"/>
          <w:szCs w:val="28"/>
          <w:lang w:val="vi-VN"/>
        </w:rPr>
      </w:pPr>
      <w:bookmarkStart w:id="56" w:name="_Toc65594263"/>
      <w:r w:rsidRPr="002E24F0">
        <w:rPr>
          <w:b w:val="0"/>
          <w:bCs w:val="0"/>
          <w:sz w:val="28"/>
          <w:szCs w:val="28"/>
          <w:lang w:val="vi-VN"/>
        </w:rPr>
        <w:t xml:space="preserve">- </w:t>
      </w:r>
      <w:r w:rsidR="00793839" w:rsidRPr="002E24F0">
        <w:rPr>
          <w:b w:val="0"/>
          <w:bCs w:val="0"/>
          <w:sz w:val="28"/>
          <w:szCs w:val="28"/>
          <w:lang w:val="vi-VN"/>
        </w:rPr>
        <w:t xml:space="preserve">Việt Nam có gần 90 triệu dân, 63tỉnh thành, hơn 500 quận huyện với hàng chục ngàn thôn xã, nền kinh tế nước ta lại bao gồm nhiều thành phần với hàng trăm ngàn doanh nghiệp thuộc các ngành với nhu cầu rất đa dạng về tổ chức sự kiện.Là đất </w:t>
      </w:r>
      <w:r w:rsidR="00793839" w:rsidRPr="002E24F0">
        <w:rPr>
          <w:b w:val="0"/>
          <w:bCs w:val="0"/>
          <w:sz w:val="28"/>
          <w:szCs w:val="28"/>
          <w:lang w:val="vi-VN"/>
        </w:rPr>
        <w:lastRenderedPageBreak/>
        <w:t>nước có truyền thống văn hóa lâu đời,với hơn 60 dân tộc ở các miền khác nhau nên nền văn hóa Việt Nam rất phong phú và đa dạng. Hơn nữa, Việt Nam còn là nơi giao thoa của các nền văn hóa lớn như Trung Hoa, Ấn Độ và phương Tây càng làm cho nền văn hóa Việt Nam hiện đại phong phú hơn.</w:t>
      </w:r>
      <w:bookmarkEnd w:id="56"/>
    </w:p>
    <w:p w14:paraId="7437B2AB" w14:textId="77777777" w:rsidR="001D19AA" w:rsidRPr="002E24F0" w:rsidRDefault="00666478" w:rsidP="00E66912">
      <w:pPr>
        <w:pStyle w:val="Heading3"/>
        <w:rPr>
          <w:b w:val="0"/>
          <w:bCs w:val="0"/>
          <w:sz w:val="28"/>
          <w:szCs w:val="28"/>
          <w:lang w:val="vi-VN"/>
        </w:rPr>
      </w:pPr>
      <w:bookmarkStart w:id="57" w:name="_Toc65594264"/>
      <w:r w:rsidRPr="002E24F0">
        <w:rPr>
          <w:b w:val="0"/>
          <w:bCs w:val="0"/>
          <w:sz w:val="28"/>
          <w:szCs w:val="28"/>
          <w:lang w:val="vi-VN"/>
        </w:rPr>
        <w:t>-</w:t>
      </w:r>
      <w:r w:rsidR="00793839" w:rsidRPr="002E24F0">
        <w:rPr>
          <w:b w:val="0"/>
          <w:bCs w:val="0"/>
          <w:sz w:val="28"/>
          <w:szCs w:val="28"/>
          <w:lang w:val="vi-VN"/>
        </w:rPr>
        <w:t xml:space="preserve"> Chính những yếu tố đó cũng tác động mạnh vào nhu cầu tổ chức sự kiện, làm qui mô nhu cầu tăng cao hơn với nhiều phân đoạn hơn. Nhu cầu và mong muốn là rất lớn. Mỗi năm có tới hàng triệu sự kiện lớn nhỏ có nhu cầu tổ chức. Tuy nhiên khả năng cung ứng hiện nay là </w:t>
      </w:r>
      <w:r w:rsidR="00213528" w:rsidRPr="002E24F0">
        <w:rPr>
          <w:b w:val="0"/>
          <w:bCs w:val="0"/>
          <w:sz w:val="28"/>
          <w:szCs w:val="28"/>
          <w:lang w:val="vi-VN"/>
        </w:rPr>
        <w:t>có hạn</w:t>
      </w:r>
      <w:r w:rsidR="00793839" w:rsidRPr="002E24F0">
        <w:rPr>
          <w:b w:val="0"/>
          <w:bCs w:val="0"/>
          <w:sz w:val="28"/>
          <w:szCs w:val="28"/>
          <w:lang w:val="vi-VN"/>
        </w:rPr>
        <w:t xml:space="preserve">. Phần lớn cá sự kiện được tổ chức đều rơi vào các tổ chức kinh tế xã hội, các doanh nghiệp, cơ quan thuộc khối công quyền. Số còn lại là rất ít rơi vào khu vực tư nhân </w:t>
      </w:r>
      <w:r w:rsidR="0006153D" w:rsidRPr="002E24F0">
        <w:rPr>
          <w:b w:val="0"/>
          <w:bCs w:val="0"/>
          <w:sz w:val="28"/>
          <w:szCs w:val="28"/>
          <w:lang w:val="vi-VN"/>
        </w:rPr>
        <w:t>có nhu cầu cao hoặc rơi vào những loại sự kiện bất khả kháng như ma chay, hiếu hỷ,...Tuy nhiên khi kinh tế phát triển, thu nhập của người dân cao hơn thì khả năng thanh toán cho loại dịch vụ này sẽ tăng lên nhiều.</w:t>
      </w:r>
      <w:bookmarkEnd w:id="57"/>
    </w:p>
    <w:p w14:paraId="515EE3E5" w14:textId="5A5519EF" w:rsidR="00793839" w:rsidRPr="002E24F0" w:rsidRDefault="001D19AA" w:rsidP="00E66912">
      <w:pPr>
        <w:pStyle w:val="Heading3"/>
        <w:rPr>
          <w:b w:val="0"/>
          <w:bCs w:val="0"/>
          <w:sz w:val="28"/>
          <w:szCs w:val="28"/>
          <w:lang w:val="vi-VN"/>
        </w:rPr>
      </w:pPr>
      <w:bookmarkStart w:id="58" w:name="_Toc65594265"/>
      <w:r w:rsidRPr="002E24F0">
        <w:rPr>
          <w:b w:val="0"/>
          <w:bCs w:val="0"/>
          <w:sz w:val="28"/>
          <w:szCs w:val="28"/>
          <w:lang w:val="vi-VN"/>
        </w:rPr>
        <w:t xml:space="preserve">- </w:t>
      </w:r>
      <w:r w:rsidR="0006153D" w:rsidRPr="002E24F0">
        <w:rPr>
          <w:b w:val="0"/>
          <w:bCs w:val="0"/>
          <w:sz w:val="28"/>
          <w:szCs w:val="28"/>
          <w:lang w:val="vi-VN"/>
        </w:rPr>
        <w:t>Từ những phân tích trên có thể dự đoán nhu cầu về chi tiêu cho tổ chức sự kiện ở nước ta hằng năm lên tới hàng chục ngàn tỷ đồng. Trong hội nhập, thị trường mở rộng toàn khu vực Đông Nam Á với văn hóa đa sắc tộc thì quy mô sẽ tăng lên nhiều và mức tăng trưởng của thị trường này cũng rất cao. Đây là thị trường hấp dẫn đối với các nhà</w:t>
      </w:r>
      <w:r w:rsidR="00635E27" w:rsidRPr="002E24F0">
        <w:rPr>
          <w:b w:val="0"/>
          <w:bCs w:val="0"/>
          <w:sz w:val="28"/>
          <w:szCs w:val="28"/>
          <w:lang w:val="vi-VN"/>
        </w:rPr>
        <w:t xml:space="preserve"> </w:t>
      </w:r>
      <w:r w:rsidR="00D06EED" w:rsidRPr="002E24F0">
        <w:rPr>
          <w:b w:val="0"/>
          <w:bCs w:val="0"/>
          <w:sz w:val="28"/>
          <w:szCs w:val="28"/>
          <w:lang w:val="vi-VN"/>
        </w:rPr>
        <w:t>doanh nghiệp.</w:t>
      </w:r>
      <w:bookmarkEnd w:id="58"/>
    </w:p>
    <w:p w14:paraId="0DD0D266" w14:textId="51CF00F6" w:rsidR="00844F26" w:rsidRPr="002E24F0" w:rsidRDefault="00844F26" w:rsidP="004F648D">
      <w:pPr>
        <w:pStyle w:val="Style3"/>
        <w:rPr>
          <w:lang w:val="vi-VN"/>
        </w:rPr>
      </w:pPr>
      <w:bookmarkStart w:id="59" w:name="_Toc65594266"/>
      <w:r w:rsidRPr="002E24F0">
        <w:rPr>
          <w:lang w:val="vi-VN"/>
        </w:rPr>
        <w:t>1.2</w:t>
      </w:r>
      <w:r w:rsidR="00083696" w:rsidRPr="002E24F0">
        <w:rPr>
          <w:lang w:val="vi-VN"/>
        </w:rPr>
        <w:t>.2</w:t>
      </w:r>
      <w:r w:rsidRPr="002E24F0">
        <w:rPr>
          <w:lang w:val="vi-VN"/>
        </w:rPr>
        <w:t xml:space="preserve">: </w:t>
      </w:r>
      <w:r w:rsidR="00AB3762" w:rsidRPr="002E24F0">
        <w:rPr>
          <w:lang w:val="vi-VN"/>
        </w:rPr>
        <w:t>Cung</w:t>
      </w:r>
      <w:r w:rsidRPr="002E24F0">
        <w:rPr>
          <w:lang w:val="vi-VN"/>
        </w:rPr>
        <w:t xml:space="preserve"> dịch vụ Tổ chức sự kiện</w:t>
      </w:r>
      <w:bookmarkEnd w:id="59"/>
    </w:p>
    <w:p w14:paraId="0D64B663" w14:textId="2460DAAF" w:rsidR="00083696" w:rsidRPr="002E24F0" w:rsidRDefault="00083696" w:rsidP="00E66912">
      <w:pPr>
        <w:pStyle w:val="Heading3"/>
        <w:rPr>
          <w:b w:val="0"/>
          <w:bCs w:val="0"/>
          <w:sz w:val="28"/>
          <w:szCs w:val="28"/>
          <w:lang w:val="vi-VN"/>
        </w:rPr>
      </w:pPr>
      <w:bookmarkStart w:id="60" w:name="_Toc65594267"/>
      <w:r w:rsidRPr="002E24F0">
        <w:rPr>
          <w:b w:val="0"/>
          <w:bCs w:val="0"/>
          <w:sz w:val="28"/>
          <w:szCs w:val="28"/>
          <w:lang w:val="vi-VN"/>
        </w:rPr>
        <w:t xml:space="preserve">- </w:t>
      </w:r>
      <w:r w:rsidR="00740A11" w:rsidRPr="002E24F0">
        <w:rPr>
          <w:b w:val="0"/>
          <w:bCs w:val="0"/>
          <w:sz w:val="28"/>
          <w:szCs w:val="28"/>
          <w:lang w:val="vi-VN"/>
        </w:rPr>
        <w:t>Hoạt động cung ứng tổ chức sự kiện hiện nay chưa thành một ngành dịch vụ độc lập. Số công ty chuyên nghiệp kinh doanh tổ chức sự kiện là rất ít. Các hoạt động tổ chức sự kiện thường được các doanh nghiệp ngành khác kết hợp thực hiện như khách</w:t>
      </w:r>
      <w:r w:rsidR="00042C0D" w:rsidRPr="002E24F0">
        <w:rPr>
          <w:b w:val="0"/>
          <w:bCs w:val="0"/>
          <w:sz w:val="28"/>
          <w:szCs w:val="28"/>
          <w:lang w:val="vi-VN"/>
        </w:rPr>
        <w:t xml:space="preserve"> sạn, các trung tâm hội nghị, các doanh nghiệp quảng cáo lớn. Những sự kiện lớn có tầm quốc gia, quốc tế như lễ Quốc khánh, SEAGAMES, APEC, những ngày hội tôn giáo,... Đó là những sự kiện dài ngày diễn ra trên phạm vi không gian rộng có cơ chế tổ chức riêng biệt là Ban tổ chức. Ban tổ chức gồm nhiều thành phần khác nhau được hình thành để triển khai và tổ chức hoạt động một sự kiện thuộc loại trên. Khi sự kiện được tổ chức hoàn tất thì Ban tổ chức cũng hoàn thành nhiệm vụ và tự giải thể. Với tính không chuyên nghiệp như vậy nên việc tổ chức các hoạt động tổ chức sự kiện trở nến rất tốn kém và lãng phí.</w:t>
      </w:r>
      <w:bookmarkEnd w:id="60"/>
    </w:p>
    <w:p w14:paraId="32B23A8D" w14:textId="3B6F00B0" w:rsidR="00A04610" w:rsidRPr="002E24F0" w:rsidRDefault="00A04610" w:rsidP="00E66912">
      <w:pPr>
        <w:pStyle w:val="Heading3"/>
        <w:rPr>
          <w:b w:val="0"/>
          <w:bCs w:val="0"/>
          <w:sz w:val="28"/>
          <w:szCs w:val="28"/>
          <w:lang w:val="vi-VN"/>
        </w:rPr>
      </w:pPr>
      <w:bookmarkStart w:id="61" w:name="_Toc65594268"/>
      <w:r w:rsidRPr="002E24F0">
        <w:rPr>
          <w:b w:val="0"/>
          <w:bCs w:val="0"/>
          <w:sz w:val="28"/>
          <w:szCs w:val="28"/>
          <w:lang w:val="vi-VN"/>
        </w:rPr>
        <w:t xml:space="preserve">- </w:t>
      </w:r>
      <w:r w:rsidR="00BD27E5" w:rsidRPr="002E24F0">
        <w:rPr>
          <w:b w:val="0"/>
          <w:bCs w:val="0"/>
          <w:sz w:val="28"/>
          <w:szCs w:val="28"/>
          <w:lang w:val="vi-VN"/>
        </w:rPr>
        <w:t xml:space="preserve">Nhìn chung, hoạt động cung ứng tổ chức sự kiện chưa sôi động, chất lượng dịch vụ còn thấp, chi phí cao và thiếu tính chuyên nghiệp. Cạnh tranh trong lĩnh vực này chưa gay gắt, các nhà kinh doanh nước ngoài chưa tham gia sâu vào thị trường này. Tuy nhiên trong tương lai gần kinh tế xã hội phát triển, thu nhập của cư dân cao cùng với sự hội nhập quốc tế sâu rộng trên nhiều lĩnh vực thì khả năng thanh toán </w:t>
      </w:r>
      <w:r w:rsidR="00BD27E5" w:rsidRPr="002E24F0">
        <w:rPr>
          <w:b w:val="0"/>
          <w:bCs w:val="0"/>
          <w:sz w:val="28"/>
          <w:szCs w:val="28"/>
          <w:lang w:val="vi-VN"/>
        </w:rPr>
        <w:lastRenderedPageBreak/>
        <w:t>của nhu cầu thị trường này là rất lớn, thu hút các nhà đầu tư và cạnh tranh trên thị trường này sẽ rất gay gắt, nó đòi hỏi những dịch vụ chất lượng cao của những công ty chuyên kinh doanh về tổ chức sự kiện.-Một số thông tin thị trường:Xuất hiện ở Việt Nam khoảng năm 1995 chỉ với một số côngty của người nước ngoài, đến nay số công ty làm nghề tổ chức sự kiện đã khá nhiều. Theo điều tra gần đây, chiếm số đông hiện nay là trên 20 công ty nhỏ và vừa chuyên về PR/event của Việt Nam như Max, Coon, Galaxy, Venus... (nhân viên ở các công ty thường là</w:t>
      </w:r>
      <w:r w:rsidR="00B90C44" w:rsidRPr="002E24F0">
        <w:rPr>
          <w:b w:val="0"/>
          <w:bCs w:val="0"/>
          <w:sz w:val="28"/>
          <w:szCs w:val="28"/>
          <w:lang w:val="vi-VN"/>
        </w:rPr>
        <w:t xml:space="preserve"> </w:t>
      </w:r>
      <w:r w:rsidR="00BD27E5" w:rsidRPr="002E24F0">
        <w:rPr>
          <w:b w:val="0"/>
          <w:bCs w:val="0"/>
          <w:sz w:val="28"/>
          <w:szCs w:val="28"/>
          <w:lang w:val="vi-VN"/>
        </w:rPr>
        <w:t>2-4 người cho đến vài chục). Còn số lượng các công ty quảng cáo và các công ty khác có kèm sự kiện thì vô số.</w:t>
      </w:r>
      <w:bookmarkEnd w:id="61"/>
    </w:p>
    <w:p w14:paraId="57E9255E" w14:textId="46EBFCDC" w:rsidR="00BD27E5" w:rsidRPr="002E24F0" w:rsidRDefault="005A5771" w:rsidP="00E66912">
      <w:pPr>
        <w:pStyle w:val="Heading3"/>
        <w:rPr>
          <w:b w:val="0"/>
          <w:bCs w:val="0"/>
          <w:sz w:val="28"/>
          <w:szCs w:val="28"/>
          <w:lang w:val="vi-VN"/>
        </w:rPr>
      </w:pPr>
      <w:bookmarkStart w:id="62" w:name="_Toc65594269"/>
      <w:r w:rsidRPr="002E24F0">
        <w:rPr>
          <w:b w:val="0"/>
          <w:bCs w:val="0"/>
          <w:sz w:val="28"/>
          <w:szCs w:val="28"/>
          <w:lang w:val="vi-VN"/>
        </w:rPr>
        <w:t xml:space="preserve">- </w:t>
      </w:r>
      <w:r w:rsidR="00D40451" w:rsidRPr="002E24F0">
        <w:rPr>
          <w:b w:val="0"/>
          <w:bCs w:val="0"/>
          <w:sz w:val="28"/>
          <w:szCs w:val="28"/>
          <w:lang w:val="vi-VN"/>
        </w:rPr>
        <w:t>Theo kết quả nghiên cứu độc lập của Công ty nghiên cứu thị  trường  FTA  dựa  trên  phỏng  vấn  trực  tiếp  70  doanh  nghiệp  lớn  (như  Pepsi, Unilever, Tiger/Heineken, Thiên Long, Kinh Đô,...) ngành PR/event ở Việt Nam đang tăng trưởng nhanh, ước tính 30% với hơn 20 công ty chuyên về PR/event và hàng trăm công ty quảng cáo làm “kèm”. 66% các công ty tự làm và 77% công ty thuê làm các hoạt động PR/event. Khách hàng được phỏng vấn cho biết họ “hài lòng” với kết quả</w:t>
      </w:r>
      <w:r w:rsidR="00F27415" w:rsidRPr="002E24F0">
        <w:rPr>
          <w:b w:val="0"/>
          <w:bCs w:val="0"/>
          <w:sz w:val="28"/>
          <w:szCs w:val="28"/>
          <w:lang w:val="vi-VN"/>
        </w:rPr>
        <w:t xml:space="preserve"> </w:t>
      </w:r>
      <w:r w:rsidR="00AE63CF" w:rsidRPr="002E24F0">
        <w:rPr>
          <w:b w:val="0"/>
          <w:bCs w:val="0"/>
          <w:sz w:val="28"/>
          <w:szCs w:val="28"/>
          <w:lang w:val="vi-VN"/>
        </w:rPr>
        <w:t>đem lại. Những yếu tố mà họ mong đợi là “có mối quan hệ tốt”(với báo chí, cơ quan chức năng), “nhiệt tình”, “chuyên nghiệp”, “hiệu quả” và điều không hài lòng là các dịch vụ “thiếu sáng tạo”. Vì vậy, 44% đặt yếu tố “sáng tạo” lên hàng đầu, sau đó đến “phục vụ khách hàng”, “kỹ năng truyền đạt thông tin”, “kỹ năng giải quyết vấn đề”... cùng với yêu cầu “không đụng hàng”.Max Communications đứng đầu trong dánh sách 20 công ty được nhắcđến, theo sau là Galaxy, Venus, XPR &amp; Mai Thanh. Các công ty có lợi thế là thành lập từ lâu, am hiểu thị trường nên đưa ra những ý tưởng vừa độc đáo vừa phù hợp với bản sắc dân tộc, quan trọng hơn là chi phí cũng nhẹ hơn các công ty đa quốc gia. Hơn nữa, thị trường ở Việt Nam dù phát triển manh song vẫn còn là “mẩu bánh quá nhỏ” không bõ để các đại gia này nhảy vào.</w:t>
      </w:r>
      <w:bookmarkEnd w:id="62"/>
    </w:p>
    <w:p w14:paraId="23CC68ED" w14:textId="77777777" w:rsidR="00D06EED" w:rsidRPr="002E24F0" w:rsidRDefault="00D06EED" w:rsidP="00E66912">
      <w:pPr>
        <w:pStyle w:val="Heading3"/>
        <w:rPr>
          <w:b w:val="0"/>
          <w:bCs w:val="0"/>
          <w:sz w:val="28"/>
          <w:szCs w:val="28"/>
          <w:lang w:val="vi-VN"/>
        </w:rPr>
      </w:pPr>
    </w:p>
    <w:p w14:paraId="7856488E" w14:textId="77777777" w:rsidR="001D19AA" w:rsidRPr="002E24F0" w:rsidRDefault="001D19AA" w:rsidP="00E66912">
      <w:pPr>
        <w:pStyle w:val="Heading3"/>
        <w:rPr>
          <w:b w:val="0"/>
          <w:bCs w:val="0"/>
          <w:sz w:val="28"/>
          <w:szCs w:val="28"/>
          <w:lang w:val="vi-VN"/>
        </w:rPr>
      </w:pPr>
    </w:p>
    <w:p w14:paraId="64ED0FA3" w14:textId="77777777" w:rsidR="00F169A0" w:rsidRPr="002E24F0" w:rsidRDefault="00F169A0" w:rsidP="009F5933">
      <w:pPr>
        <w:pStyle w:val="Heading3"/>
        <w:rPr>
          <w:b w:val="0"/>
          <w:bCs w:val="0"/>
          <w:sz w:val="28"/>
          <w:szCs w:val="28"/>
          <w:lang w:val="vi-VN"/>
        </w:rPr>
      </w:pPr>
      <w:bookmarkStart w:id="63" w:name="_Toc64905965"/>
      <w:bookmarkEnd w:id="7"/>
    </w:p>
    <w:p w14:paraId="1BBC6355" w14:textId="11F198C5" w:rsidR="0006389E" w:rsidRPr="002E24F0" w:rsidRDefault="0006389E" w:rsidP="004F648D">
      <w:pPr>
        <w:pStyle w:val="Style1"/>
      </w:pPr>
      <w:bookmarkStart w:id="64" w:name="_Toc65594270"/>
      <w:r w:rsidRPr="002E24F0">
        <w:t xml:space="preserve">CHƯƠNG II: THỰC TRẠNG CHẤT </w:t>
      </w:r>
      <w:r w:rsidR="00576908" w:rsidRPr="002E24F0">
        <w:t>DỊCH VỤ</w:t>
      </w:r>
      <w:r w:rsidRPr="002E24F0">
        <w:t xml:space="preserve"> </w:t>
      </w:r>
      <w:r w:rsidR="00F169A0" w:rsidRPr="002E24F0">
        <w:t>TRONG</w:t>
      </w:r>
      <w:r w:rsidR="006635A9" w:rsidRPr="002E24F0">
        <w:t xml:space="preserve">             </w:t>
      </w:r>
      <w:r w:rsidRPr="002E24F0">
        <w:t xml:space="preserve"> TỔ CHỨC SỰ KIỆN TẠI CÁC SỰ KIỆN ĐÃ DIỄN RA.</w:t>
      </w:r>
      <w:bookmarkEnd w:id="63"/>
      <w:bookmarkEnd w:id="64"/>
    </w:p>
    <w:p w14:paraId="253B6FAC" w14:textId="77777777" w:rsidR="0006389E" w:rsidRPr="002E24F0" w:rsidRDefault="004843DD" w:rsidP="004F648D">
      <w:pPr>
        <w:pStyle w:val="Style2"/>
        <w:rPr>
          <w:lang w:val="vi-VN"/>
        </w:rPr>
      </w:pPr>
      <w:bookmarkStart w:id="65" w:name="_Toc64905966"/>
      <w:bookmarkStart w:id="66" w:name="_Toc65594271"/>
      <w:r w:rsidRPr="002E24F0">
        <w:rPr>
          <w:lang w:val="vi-VN"/>
        </w:rPr>
        <w:t>2.1 G</w:t>
      </w:r>
      <w:r w:rsidR="008C3B14" w:rsidRPr="002E24F0">
        <w:rPr>
          <w:lang w:val="vi-VN"/>
        </w:rPr>
        <w:t>iới thiệu về các sự kiện</w:t>
      </w:r>
      <w:bookmarkEnd w:id="65"/>
      <w:bookmarkEnd w:id="66"/>
    </w:p>
    <w:p w14:paraId="7437F15F" w14:textId="2E62A295" w:rsidR="008D0F27" w:rsidRPr="002E24F0" w:rsidRDefault="00534D52" w:rsidP="004538FB">
      <w:pPr>
        <w:jc w:val="both"/>
        <w:rPr>
          <w:sz w:val="28"/>
          <w:szCs w:val="28"/>
          <w:lang w:val="vi-VN"/>
        </w:rPr>
      </w:pPr>
      <w:r w:rsidRPr="002E24F0">
        <w:rPr>
          <w:sz w:val="28"/>
          <w:szCs w:val="28"/>
          <w:lang w:val="vi-VN"/>
        </w:rPr>
        <w:t>-</w:t>
      </w:r>
      <w:r w:rsidR="004649BD" w:rsidRPr="002E24F0">
        <w:rPr>
          <w:sz w:val="28"/>
          <w:szCs w:val="28"/>
          <w:lang w:val="vi-VN"/>
        </w:rPr>
        <w:t xml:space="preserve"> </w:t>
      </w:r>
      <w:r w:rsidR="008D0F27" w:rsidRPr="002E24F0">
        <w:rPr>
          <w:sz w:val="28"/>
          <w:szCs w:val="28"/>
          <w:lang w:val="vi-VN"/>
        </w:rPr>
        <w:t xml:space="preserve">Nhằm giúp đỡ sinh viên thực hiện đầy đủ quy trình thực tập mà trường đã đề ra , nhà trường đã cho chúng em lựa chọn hình thức tổ chức sự kiện tại phòng D302,D303 tại trường Cao Đẳng du lịch Đà Nẵng trong mùa dịch covid – 19.Mặc </w:t>
      </w:r>
      <w:r w:rsidR="008D0F27" w:rsidRPr="002E24F0">
        <w:rPr>
          <w:sz w:val="28"/>
          <w:szCs w:val="28"/>
          <w:lang w:val="vi-VN"/>
        </w:rPr>
        <w:lastRenderedPageBreak/>
        <w:t>dù khó khăn và đầy thử thách nhưng chúng em , những thành viên nhóm 1 đã hoàn thành và vượt qua suất sắc khi tổ chức đầy đủ cả ba sự kiện.</w:t>
      </w:r>
    </w:p>
    <w:p w14:paraId="2133CC30" w14:textId="77777777" w:rsidR="008C3B14" w:rsidRPr="002E24F0" w:rsidRDefault="00D51BF9" w:rsidP="004F648D">
      <w:pPr>
        <w:pStyle w:val="Style3"/>
        <w:rPr>
          <w:lang w:val="vi-VN"/>
        </w:rPr>
      </w:pPr>
      <w:bookmarkStart w:id="67" w:name="_Toc64905967"/>
      <w:bookmarkStart w:id="68" w:name="_Toc65594272"/>
      <w:r w:rsidRPr="002E24F0">
        <w:rPr>
          <w:lang w:val="vi-VN"/>
        </w:rPr>
        <w:t>2.1.1 S</w:t>
      </w:r>
      <w:r w:rsidR="008C3B14" w:rsidRPr="002E24F0">
        <w:rPr>
          <w:lang w:val="vi-VN"/>
        </w:rPr>
        <w:t>ự kiện 1</w:t>
      </w:r>
      <w:bookmarkEnd w:id="67"/>
      <w:bookmarkEnd w:id="68"/>
    </w:p>
    <w:p w14:paraId="76087F35" w14:textId="0EC920AE" w:rsidR="00534D52" w:rsidRPr="004F648D" w:rsidRDefault="00D51BF9" w:rsidP="004F648D">
      <w:pPr>
        <w:pStyle w:val="Style4"/>
      </w:pPr>
      <w:bookmarkStart w:id="69" w:name="_Toc64905968"/>
      <w:r w:rsidRPr="004F648D">
        <w:t>2.1.1.1 K</w:t>
      </w:r>
      <w:r w:rsidR="00926D71" w:rsidRPr="004F648D">
        <w:t xml:space="preserve">hái quát chung sự kiện </w:t>
      </w:r>
      <w:bookmarkEnd w:id="69"/>
    </w:p>
    <w:p w14:paraId="3F0519A0" w14:textId="77777777" w:rsidR="00581DDA" w:rsidRPr="002E24F0" w:rsidRDefault="00581DDA" w:rsidP="004538FB">
      <w:pPr>
        <w:jc w:val="center"/>
        <w:rPr>
          <w:noProof/>
          <w:sz w:val="28"/>
          <w:szCs w:val="28"/>
        </w:rPr>
      </w:pPr>
      <w:r w:rsidRPr="002E24F0">
        <w:rPr>
          <w:noProof/>
          <w:sz w:val="28"/>
          <w:szCs w:val="28"/>
        </w:rPr>
        <w:drawing>
          <wp:inline distT="0" distB="0" distL="0" distR="0" wp14:anchorId="4B807B55" wp14:editId="1B083936">
            <wp:extent cx="4338917" cy="3256207"/>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9929_934854253920160_8546160319342186526_n.jpg"/>
                    <pic:cNvPicPr/>
                  </pic:nvPicPr>
                  <pic:blipFill>
                    <a:blip r:embed="rId14">
                      <a:extLst>
                        <a:ext uri="{28A0092B-C50C-407E-A947-70E740481C1C}">
                          <a14:useLocalDpi xmlns:a14="http://schemas.microsoft.com/office/drawing/2010/main" val="0"/>
                        </a:ext>
                      </a:extLst>
                    </a:blip>
                    <a:stretch>
                      <a:fillRect/>
                    </a:stretch>
                  </pic:blipFill>
                  <pic:spPr>
                    <a:xfrm>
                      <a:off x="0" y="0"/>
                      <a:ext cx="4349840" cy="3264404"/>
                    </a:xfrm>
                    <a:prstGeom prst="rect">
                      <a:avLst/>
                    </a:prstGeom>
                  </pic:spPr>
                </pic:pic>
              </a:graphicData>
            </a:graphic>
          </wp:inline>
        </w:drawing>
      </w:r>
    </w:p>
    <w:p w14:paraId="41B4F541" w14:textId="77777777" w:rsidR="00581DDA" w:rsidRPr="002E24F0" w:rsidRDefault="00581DDA" w:rsidP="004538FB">
      <w:pPr>
        <w:jc w:val="both"/>
        <w:rPr>
          <w:noProof/>
          <w:sz w:val="28"/>
          <w:szCs w:val="28"/>
        </w:rPr>
      </w:pPr>
    </w:p>
    <w:p w14:paraId="56318831" w14:textId="77777777" w:rsidR="00581DDA" w:rsidRPr="002E24F0" w:rsidRDefault="00581DDA" w:rsidP="004538FB">
      <w:pPr>
        <w:jc w:val="both"/>
        <w:rPr>
          <w:noProof/>
          <w:sz w:val="28"/>
          <w:szCs w:val="28"/>
        </w:rPr>
      </w:pPr>
    </w:p>
    <w:p w14:paraId="4542A7E0" w14:textId="77777777" w:rsidR="00AC6189" w:rsidRPr="002E24F0" w:rsidRDefault="00581DDA" w:rsidP="004538FB">
      <w:pPr>
        <w:jc w:val="both"/>
        <w:rPr>
          <w:sz w:val="28"/>
          <w:szCs w:val="28"/>
        </w:rPr>
      </w:pPr>
      <w:r w:rsidRPr="002E24F0">
        <w:rPr>
          <w:noProof/>
          <w:sz w:val="28"/>
          <w:szCs w:val="28"/>
        </w:rPr>
        <w:lastRenderedPageBreak/>
        <w:t xml:space="preserve">                </w:t>
      </w:r>
      <w:r w:rsidRPr="002E24F0">
        <w:rPr>
          <w:noProof/>
          <w:sz w:val="28"/>
          <w:szCs w:val="28"/>
        </w:rPr>
        <w:drawing>
          <wp:inline distT="0" distB="0" distL="0" distR="0" wp14:anchorId="2587821E" wp14:editId="5A9786E6">
            <wp:extent cx="4338917" cy="35094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73327_493059341709458_2136856020443702100_n.jpg"/>
                    <pic:cNvPicPr/>
                  </pic:nvPicPr>
                  <pic:blipFill>
                    <a:blip r:embed="rId15">
                      <a:extLst>
                        <a:ext uri="{28A0092B-C50C-407E-A947-70E740481C1C}">
                          <a14:useLocalDpi xmlns:a14="http://schemas.microsoft.com/office/drawing/2010/main" val="0"/>
                        </a:ext>
                      </a:extLst>
                    </a:blip>
                    <a:stretch>
                      <a:fillRect/>
                    </a:stretch>
                  </pic:blipFill>
                  <pic:spPr>
                    <a:xfrm>
                      <a:off x="0" y="0"/>
                      <a:ext cx="4351836" cy="3519862"/>
                    </a:xfrm>
                    <a:prstGeom prst="rect">
                      <a:avLst/>
                    </a:prstGeom>
                  </pic:spPr>
                </pic:pic>
              </a:graphicData>
            </a:graphic>
          </wp:inline>
        </w:drawing>
      </w:r>
    </w:p>
    <w:p w14:paraId="292F21AE" w14:textId="77777777" w:rsidR="00581DDA" w:rsidRPr="002E24F0" w:rsidRDefault="00581DDA" w:rsidP="004538FB">
      <w:pPr>
        <w:jc w:val="both"/>
        <w:rPr>
          <w:sz w:val="28"/>
          <w:szCs w:val="28"/>
        </w:rPr>
      </w:pPr>
    </w:p>
    <w:p w14:paraId="102BD9DE" w14:textId="77777777" w:rsidR="00581DDA" w:rsidRPr="002E24F0" w:rsidRDefault="00581DDA" w:rsidP="004538FB">
      <w:pPr>
        <w:jc w:val="both"/>
        <w:rPr>
          <w:sz w:val="28"/>
          <w:szCs w:val="28"/>
        </w:rPr>
      </w:pPr>
      <w:r w:rsidRPr="002E24F0">
        <w:rPr>
          <w:sz w:val="28"/>
          <w:szCs w:val="28"/>
        </w:rPr>
        <w:t xml:space="preserve">        </w:t>
      </w:r>
      <w:r w:rsidRPr="002E24F0">
        <w:rPr>
          <w:noProof/>
          <w:sz w:val="28"/>
          <w:szCs w:val="28"/>
        </w:rPr>
        <w:drawing>
          <wp:inline distT="0" distB="0" distL="0" distR="0" wp14:anchorId="021F02C5" wp14:editId="7AB9F18A">
            <wp:extent cx="2421467" cy="2878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70571_269547538138371_2423620784589489859_n.jpg"/>
                    <pic:cNvPicPr/>
                  </pic:nvPicPr>
                  <pic:blipFill>
                    <a:blip r:embed="rId16">
                      <a:extLst>
                        <a:ext uri="{28A0092B-C50C-407E-A947-70E740481C1C}">
                          <a14:useLocalDpi xmlns:a14="http://schemas.microsoft.com/office/drawing/2010/main" val="0"/>
                        </a:ext>
                      </a:extLst>
                    </a:blip>
                    <a:stretch>
                      <a:fillRect/>
                    </a:stretch>
                  </pic:blipFill>
                  <pic:spPr>
                    <a:xfrm>
                      <a:off x="0" y="0"/>
                      <a:ext cx="2425149" cy="2883044"/>
                    </a:xfrm>
                    <a:prstGeom prst="rect">
                      <a:avLst/>
                    </a:prstGeom>
                  </pic:spPr>
                </pic:pic>
              </a:graphicData>
            </a:graphic>
          </wp:inline>
        </w:drawing>
      </w:r>
      <w:r w:rsidR="00DB7292" w:rsidRPr="002E24F0">
        <w:rPr>
          <w:sz w:val="28"/>
          <w:szCs w:val="28"/>
        </w:rPr>
        <w:t xml:space="preserve">   </w:t>
      </w:r>
      <w:r w:rsidRPr="002E24F0">
        <w:rPr>
          <w:sz w:val="28"/>
          <w:szCs w:val="28"/>
        </w:rPr>
        <w:t xml:space="preserve">        </w:t>
      </w:r>
      <w:r w:rsidRPr="002E24F0">
        <w:rPr>
          <w:noProof/>
          <w:sz w:val="28"/>
          <w:szCs w:val="28"/>
        </w:rPr>
        <w:drawing>
          <wp:inline distT="0" distB="0" distL="0" distR="0" wp14:anchorId="4A744142" wp14:editId="68F850C6">
            <wp:extent cx="2286000" cy="290685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85273_232639081866652_7390354634466856332_n.jpg"/>
                    <pic:cNvPicPr/>
                  </pic:nvPicPr>
                  <pic:blipFill>
                    <a:blip r:embed="rId17">
                      <a:extLst>
                        <a:ext uri="{28A0092B-C50C-407E-A947-70E740481C1C}">
                          <a14:useLocalDpi xmlns:a14="http://schemas.microsoft.com/office/drawing/2010/main" val="0"/>
                        </a:ext>
                      </a:extLst>
                    </a:blip>
                    <a:stretch>
                      <a:fillRect/>
                    </a:stretch>
                  </pic:blipFill>
                  <pic:spPr>
                    <a:xfrm>
                      <a:off x="0" y="0"/>
                      <a:ext cx="2284592" cy="2905065"/>
                    </a:xfrm>
                    <a:prstGeom prst="rect">
                      <a:avLst/>
                    </a:prstGeom>
                  </pic:spPr>
                </pic:pic>
              </a:graphicData>
            </a:graphic>
          </wp:inline>
        </w:drawing>
      </w:r>
    </w:p>
    <w:p w14:paraId="7D51E253" w14:textId="77777777" w:rsidR="00581DDA" w:rsidRPr="002E24F0" w:rsidRDefault="00581DDA" w:rsidP="004538FB">
      <w:pPr>
        <w:jc w:val="both"/>
        <w:rPr>
          <w:sz w:val="28"/>
          <w:szCs w:val="28"/>
        </w:rPr>
      </w:pPr>
      <w:r w:rsidRPr="002E24F0">
        <w:rPr>
          <w:sz w:val="28"/>
          <w:szCs w:val="28"/>
        </w:rPr>
        <w:lastRenderedPageBreak/>
        <w:t xml:space="preserve">        </w:t>
      </w:r>
      <w:r w:rsidRPr="002E24F0">
        <w:rPr>
          <w:noProof/>
          <w:sz w:val="28"/>
          <w:szCs w:val="28"/>
        </w:rPr>
        <w:drawing>
          <wp:inline distT="0" distB="0" distL="0" distR="0" wp14:anchorId="193FA6EE" wp14:editId="39F3BAA0">
            <wp:extent cx="2336800" cy="287866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04485_918803272214471_5717041902172485746_n.jpg"/>
                    <pic:cNvPicPr/>
                  </pic:nvPicPr>
                  <pic:blipFill>
                    <a:blip r:embed="rId18">
                      <a:extLst>
                        <a:ext uri="{28A0092B-C50C-407E-A947-70E740481C1C}">
                          <a14:useLocalDpi xmlns:a14="http://schemas.microsoft.com/office/drawing/2010/main" val="0"/>
                        </a:ext>
                      </a:extLst>
                    </a:blip>
                    <a:stretch>
                      <a:fillRect/>
                    </a:stretch>
                  </pic:blipFill>
                  <pic:spPr>
                    <a:xfrm>
                      <a:off x="0" y="0"/>
                      <a:ext cx="2344060" cy="2887611"/>
                    </a:xfrm>
                    <a:prstGeom prst="rect">
                      <a:avLst/>
                    </a:prstGeom>
                  </pic:spPr>
                </pic:pic>
              </a:graphicData>
            </a:graphic>
          </wp:inline>
        </w:drawing>
      </w:r>
      <w:r w:rsidR="00DB7292" w:rsidRPr="002E24F0">
        <w:rPr>
          <w:sz w:val="28"/>
          <w:szCs w:val="28"/>
        </w:rPr>
        <w:t xml:space="preserve">          </w:t>
      </w:r>
      <w:r w:rsidRPr="002E24F0">
        <w:rPr>
          <w:sz w:val="28"/>
          <w:szCs w:val="28"/>
        </w:rPr>
        <w:t xml:space="preserve">      </w:t>
      </w:r>
      <w:r w:rsidRPr="002E24F0">
        <w:rPr>
          <w:noProof/>
          <w:sz w:val="28"/>
          <w:szCs w:val="28"/>
        </w:rPr>
        <w:drawing>
          <wp:inline distT="0" distB="0" distL="0" distR="0" wp14:anchorId="564B4E83" wp14:editId="220FCEE2">
            <wp:extent cx="2353734" cy="2912534"/>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21585_263949871788758_8840255721623361603_n.jpg"/>
                    <pic:cNvPicPr/>
                  </pic:nvPicPr>
                  <pic:blipFill>
                    <a:blip r:embed="rId19">
                      <a:extLst>
                        <a:ext uri="{28A0092B-C50C-407E-A947-70E740481C1C}">
                          <a14:useLocalDpi xmlns:a14="http://schemas.microsoft.com/office/drawing/2010/main" val="0"/>
                        </a:ext>
                      </a:extLst>
                    </a:blip>
                    <a:stretch>
                      <a:fillRect/>
                    </a:stretch>
                  </pic:blipFill>
                  <pic:spPr>
                    <a:xfrm>
                      <a:off x="0" y="0"/>
                      <a:ext cx="2358905" cy="2918933"/>
                    </a:xfrm>
                    <a:prstGeom prst="rect">
                      <a:avLst/>
                    </a:prstGeom>
                  </pic:spPr>
                </pic:pic>
              </a:graphicData>
            </a:graphic>
          </wp:inline>
        </w:drawing>
      </w:r>
    </w:p>
    <w:p w14:paraId="496491B3" w14:textId="348A843B" w:rsidR="00926D71" w:rsidRPr="002E24F0" w:rsidRDefault="00926D71" w:rsidP="00E5189C">
      <w:pPr>
        <w:pStyle w:val="ListParagraph"/>
        <w:ind w:left="120"/>
        <w:jc w:val="both"/>
        <w:rPr>
          <w:color w:val="000000"/>
          <w:sz w:val="28"/>
          <w:szCs w:val="28"/>
        </w:rPr>
      </w:pPr>
      <w:r w:rsidRPr="002E24F0">
        <w:rPr>
          <w:color w:val="000000"/>
          <w:sz w:val="28"/>
          <w:szCs w:val="28"/>
        </w:rPr>
        <w:t>NỘI DUNG CHƯƠNG TRÌNH</w:t>
      </w:r>
    </w:p>
    <w:p w14:paraId="32364A22" w14:textId="77777777" w:rsidR="00926D71" w:rsidRPr="002E24F0" w:rsidRDefault="00926D71" w:rsidP="004538FB">
      <w:pPr>
        <w:pStyle w:val="NormalWeb"/>
        <w:jc w:val="both"/>
        <w:rPr>
          <w:color w:val="000000"/>
          <w:sz w:val="28"/>
          <w:szCs w:val="28"/>
        </w:rPr>
      </w:pPr>
      <w:r w:rsidRPr="002E24F0">
        <w:rPr>
          <w:color w:val="000000"/>
          <w:sz w:val="28"/>
          <w:szCs w:val="28"/>
        </w:rPr>
        <w:t>13h30 : Đón khách và bố trí, sắp xếp chỗ ngồi</w:t>
      </w:r>
    </w:p>
    <w:p w14:paraId="67C6C67A" w14:textId="77777777" w:rsidR="00926D71" w:rsidRPr="002E24F0" w:rsidRDefault="00926D71" w:rsidP="004538FB">
      <w:pPr>
        <w:pStyle w:val="NormalWeb"/>
        <w:jc w:val="both"/>
        <w:rPr>
          <w:color w:val="000000"/>
          <w:sz w:val="28"/>
          <w:szCs w:val="28"/>
        </w:rPr>
      </w:pPr>
      <w:r w:rsidRPr="002E24F0">
        <w:rPr>
          <w:color w:val="000000"/>
          <w:sz w:val="28"/>
          <w:szCs w:val="28"/>
        </w:rPr>
        <w:t>14h00: Văn nghệ chào mừng.</w:t>
      </w:r>
    </w:p>
    <w:p w14:paraId="4FB92523" w14:textId="77777777" w:rsidR="00926D71" w:rsidRPr="002E24F0" w:rsidRDefault="00926D71" w:rsidP="004538FB">
      <w:pPr>
        <w:pStyle w:val="NormalWeb"/>
        <w:jc w:val="both"/>
        <w:rPr>
          <w:color w:val="000000"/>
          <w:sz w:val="28"/>
          <w:szCs w:val="28"/>
        </w:rPr>
      </w:pPr>
      <w:r w:rsidRPr="002E24F0">
        <w:rPr>
          <w:color w:val="000000"/>
          <w:sz w:val="28"/>
          <w:szCs w:val="28"/>
        </w:rPr>
        <w:t>14h30: Phát biểu và khai mặc sự kiện.</w:t>
      </w:r>
    </w:p>
    <w:p w14:paraId="0CD2A25C" w14:textId="77777777" w:rsidR="00926D71" w:rsidRPr="002E24F0" w:rsidRDefault="00926D71" w:rsidP="004538FB">
      <w:pPr>
        <w:pStyle w:val="NormalWeb"/>
        <w:jc w:val="both"/>
        <w:rPr>
          <w:color w:val="000000"/>
          <w:sz w:val="28"/>
          <w:szCs w:val="28"/>
        </w:rPr>
      </w:pPr>
      <w:r w:rsidRPr="002E24F0">
        <w:rPr>
          <w:color w:val="000000"/>
          <w:sz w:val="28"/>
          <w:szCs w:val="28"/>
        </w:rPr>
        <w:t>14h40: Báo cáo tham luận.</w:t>
      </w:r>
    </w:p>
    <w:p w14:paraId="07AB5374" w14:textId="77777777" w:rsidR="00926D71" w:rsidRPr="002E24F0" w:rsidRDefault="00926D71" w:rsidP="004538FB">
      <w:pPr>
        <w:pStyle w:val="NormalWeb"/>
        <w:jc w:val="both"/>
        <w:rPr>
          <w:color w:val="000000"/>
          <w:sz w:val="28"/>
          <w:szCs w:val="28"/>
        </w:rPr>
      </w:pPr>
      <w:r w:rsidRPr="002E24F0">
        <w:rPr>
          <w:color w:val="000000"/>
          <w:sz w:val="28"/>
          <w:szCs w:val="28"/>
        </w:rPr>
        <w:t>15h30: Teabreak.</w:t>
      </w:r>
    </w:p>
    <w:p w14:paraId="52AD4D2D" w14:textId="77777777" w:rsidR="00926D71" w:rsidRPr="002E24F0" w:rsidRDefault="00926D71" w:rsidP="004538FB">
      <w:pPr>
        <w:pStyle w:val="NormalWeb"/>
        <w:jc w:val="both"/>
        <w:rPr>
          <w:color w:val="000000"/>
          <w:sz w:val="28"/>
          <w:szCs w:val="28"/>
        </w:rPr>
      </w:pPr>
      <w:r w:rsidRPr="002E24F0">
        <w:rPr>
          <w:color w:val="000000"/>
          <w:sz w:val="28"/>
          <w:szCs w:val="28"/>
        </w:rPr>
        <w:t>16h00: Thảo luận.</w:t>
      </w:r>
    </w:p>
    <w:p w14:paraId="5D768E7D" w14:textId="77777777" w:rsidR="00926D71" w:rsidRPr="002E24F0" w:rsidRDefault="00926D71" w:rsidP="004538FB">
      <w:pPr>
        <w:pStyle w:val="NormalWeb"/>
        <w:jc w:val="both"/>
        <w:rPr>
          <w:color w:val="000000"/>
          <w:sz w:val="28"/>
          <w:szCs w:val="28"/>
        </w:rPr>
      </w:pPr>
      <w:r w:rsidRPr="002E24F0">
        <w:rPr>
          <w:color w:val="000000"/>
          <w:sz w:val="28"/>
          <w:szCs w:val="28"/>
        </w:rPr>
        <w:t>17h00: Tổng kết hội thảo.</w:t>
      </w:r>
    </w:p>
    <w:p w14:paraId="284534C4" w14:textId="77777777" w:rsidR="00926D71" w:rsidRPr="002E24F0" w:rsidRDefault="004538FB" w:rsidP="004F648D">
      <w:pPr>
        <w:pStyle w:val="Style4"/>
      </w:pPr>
      <w:bookmarkStart w:id="70" w:name="_Toc64905969"/>
      <w:r w:rsidRPr="002E24F0">
        <w:t>2.1.1.2 C</w:t>
      </w:r>
      <w:r w:rsidR="00926D71" w:rsidRPr="002E24F0">
        <w:t>ác nhóm và công việc</w:t>
      </w:r>
      <w:bookmarkEnd w:id="70"/>
      <w:r w:rsidR="00926D71" w:rsidRPr="002E24F0">
        <w:t xml:space="preserve"> </w:t>
      </w:r>
    </w:p>
    <w:p w14:paraId="02061780" w14:textId="1CDAF2D2" w:rsidR="00926D71" w:rsidRPr="002E24F0" w:rsidRDefault="00926D71" w:rsidP="004538FB">
      <w:pPr>
        <w:jc w:val="both"/>
        <w:rPr>
          <w:b/>
          <w:sz w:val="28"/>
          <w:szCs w:val="28"/>
        </w:rPr>
      </w:pPr>
      <w:r w:rsidRPr="002E24F0">
        <w:rPr>
          <w:b/>
          <w:sz w:val="28"/>
          <w:szCs w:val="28"/>
        </w:rPr>
        <w:t>1/</w:t>
      </w:r>
      <w:r w:rsidR="004538FB" w:rsidRPr="002E24F0">
        <w:rPr>
          <w:b/>
          <w:sz w:val="28"/>
          <w:szCs w:val="28"/>
        </w:rPr>
        <w:t xml:space="preserve"> </w:t>
      </w:r>
      <w:r w:rsidRPr="002E24F0">
        <w:rPr>
          <w:b/>
          <w:sz w:val="28"/>
          <w:szCs w:val="28"/>
        </w:rPr>
        <w:t xml:space="preserve">Sales and Marketing </w:t>
      </w:r>
      <w:r w:rsidR="00550F30" w:rsidRPr="002E24F0">
        <w:rPr>
          <w:b/>
          <w:sz w:val="28"/>
          <w:szCs w:val="28"/>
        </w:rPr>
        <w:t xml:space="preserve">( thầy Lê </w:t>
      </w:r>
      <w:r w:rsidR="00037841" w:rsidRPr="002E24F0">
        <w:rPr>
          <w:b/>
          <w:sz w:val="28"/>
          <w:szCs w:val="28"/>
          <w:lang w:val="vi-VN"/>
        </w:rPr>
        <w:t>Nghĩa</w:t>
      </w:r>
      <w:r w:rsidR="00550F30" w:rsidRPr="002E24F0">
        <w:rPr>
          <w:b/>
          <w:sz w:val="28"/>
          <w:szCs w:val="28"/>
        </w:rPr>
        <w:t xml:space="preserve"> cùng nhóm sinh viên)</w:t>
      </w:r>
    </w:p>
    <w:p w14:paraId="3EC04A3D" w14:textId="77777777" w:rsidR="00926D71" w:rsidRPr="002E24F0" w:rsidRDefault="00550F30" w:rsidP="004538FB">
      <w:pPr>
        <w:jc w:val="both"/>
        <w:rPr>
          <w:sz w:val="28"/>
          <w:szCs w:val="28"/>
        </w:rPr>
      </w:pPr>
      <w:r w:rsidRPr="002E24F0">
        <w:rPr>
          <w:sz w:val="28"/>
          <w:szCs w:val="28"/>
        </w:rPr>
        <w:t>-</w:t>
      </w:r>
      <w:r w:rsidR="00926D71" w:rsidRPr="002E24F0">
        <w:rPr>
          <w:sz w:val="28"/>
          <w:szCs w:val="28"/>
        </w:rPr>
        <w:t>Ý tưởng sự kiện Mục tiêu sự kiện</w:t>
      </w:r>
    </w:p>
    <w:p w14:paraId="71ECDD9A" w14:textId="77777777" w:rsidR="00926D71" w:rsidRPr="002E24F0" w:rsidRDefault="00550F30" w:rsidP="004538FB">
      <w:pPr>
        <w:jc w:val="both"/>
        <w:rPr>
          <w:sz w:val="28"/>
          <w:szCs w:val="28"/>
        </w:rPr>
      </w:pPr>
      <w:r w:rsidRPr="002E24F0">
        <w:rPr>
          <w:sz w:val="28"/>
          <w:szCs w:val="28"/>
        </w:rPr>
        <w:t>-</w:t>
      </w:r>
      <w:r w:rsidR="00926D71" w:rsidRPr="002E24F0">
        <w:rPr>
          <w:sz w:val="28"/>
          <w:szCs w:val="28"/>
        </w:rPr>
        <w:t xml:space="preserve"> Loại sự kiện Truyền thông sự kiện </w:t>
      </w:r>
    </w:p>
    <w:p w14:paraId="26FE4CD1" w14:textId="77777777" w:rsidR="00926D71" w:rsidRPr="002E24F0" w:rsidRDefault="00550F30" w:rsidP="004538FB">
      <w:pPr>
        <w:jc w:val="both"/>
        <w:rPr>
          <w:sz w:val="28"/>
          <w:szCs w:val="28"/>
        </w:rPr>
      </w:pPr>
      <w:r w:rsidRPr="002E24F0">
        <w:rPr>
          <w:sz w:val="28"/>
          <w:szCs w:val="28"/>
        </w:rPr>
        <w:t>-</w:t>
      </w:r>
      <w:r w:rsidR="00926D71" w:rsidRPr="002E24F0">
        <w:rPr>
          <w:sz w:val="28"/>
          <w:szCs w:val="28"/>
        </w:rPr>
        <w:t>Trang trí sự kiện Chụp ảnh Bán vé -check list trang trí phòng</w:t>
      </w:r>
    </w:p>
    <w:p w14:paraId="04D5A8C0" w14:textId="77777777" w:rsidR="00550F30" w:rsidRPr="002E24F0" w:rsidRDefault="00550F30" w:rsidP="004538FB">
      <w:pPr>
        <w:jc w:val="both"/>
        <w:rPr>
          <w:b/>
          <w:color w:val="000000"/>
          <w:sz w:val="28"/>
          <w:szCs w:val="28"/>
        </w:rPr>
      </w:pPr>
      <w:r w:rsidRPr="002E24F0">
        <w:rPr>
          <w:b/>
          <w:sz w:val="28"/>
          <w:szCs w:val="28"/>
        </w:rPr>
        <w:t>2/</w:t>
      </w:r>
      <w:r w:rsidR="004538FB" w:rsidRPr="002E24F0">
        <w:rPr>
          <w:b/>
          <w:sz w:val="28"/>
          <w:szCs w:val="28"/>
        </w:rPr>
        <w:t xml:space="preserve"> </w:t>
      </w:r>
      <w:r w:rsidRPr="002E24F0">
        <w:rPr>
          <w:b/>
          <w:color w:val="000000"/>
          <w:sz w:val="28"/>
          <w:szCs w:val="28"/>
        </w:rPr>
        <w:t>Điều hành ( cô Lê Thị Long Châu cùng sinh viên)</w:t>
      </w:r>
    </w:p>
    <w:p w14:paraId="13B7716B" w14:textId="77777777" w:rsidR="00550F30" w:rsidRPr="002E24F0" w:rsidRDefault="00550F30" w:rsidP="004538FB">
      <w:pPr>
        <w:jc w:val="both"/>
        <w:rPr>
          <w:color w:val="000000"/>
          <w:sz w:val="28"/>
          <w:szCs w:val="28"/>
        </w:rPr>
      </w:pPr>
      <w:r w:rsidRPr="002E24F0">
        <w:rPr>
          <w:color w:val="000000"/>
          <w:sz w:val="28"/>
          <w:szCs w:val="28"/>
        </w:rPr>
        <w:lastRenderedPageBreak/>
        <w:t>Kế hoạch tiến trình sự kiện (lập kế hoạch về thời gian, nhân sự, địa điểm…)</w:t>
      </w:r>
    </w:p>
    <w:p w14:paraId="7F86DB07" w14:textId="77777777" w:rsidR="00550F30" w:rsidRPr="002E24F0" w:rsidRDefault="00550F30" w:rsidP="004538FB">
      <w:pPr>
        <w:jc w:val="both"/>
        <w:rPr>
          <w:color w:val="000000"/>
          <w:sz w:val="28"/>
          <w:szCs w:val="28"/>
        </w:rPr>
      </w:pPr>
      <w:r w:rsidRPr="002E24F0">
        <w:rPr>
          <w:color w:val="000000"/>
          <w:sz w:val="28"/>
          <w:szCs w:val="28"/>
        </w:rPr>
        <w:t>Kịch bản Hội thảo/ diễn giả</w:t>
      </w:r>
    </w:p>
    <w:p w14:paraId="738D8E7B" w14:textId="77777777" w:rsidR="00550F30" w:rsidRPr="002E24F0" w:rsidRDefault="004538FB" w:rsidP="004538FB">
      <w:pPr>
        <w:jc w:val="both"/>
        <w:rPr>
          <w:color w:val="000000"/>
          <w:sz w:val="28"/>
          <w:szCs w:val="28"/>
        </w:rPr>
      </w:pPr>
      <w:r w:rsidRPr="002E24F0">
        <w:rPr>
          <w:color w:val="000000"/>
          <w:sz w:val="28"/>
          <w:szCs w:val="28"/>
        </w:rPr>
        <w:t>- N</w:t>
      </w:r>
      <w:r w:rsidR="00550F30" w:rsidRPr="002E24F0">
        <w:rPr>
          <w:color w:val="000000"/>
          <w:sz w:val="28"/>
          <w:szCs w:val="28"/>
        </w:rPr>
        <w:t>hạc công, nghệ sĩ, thông dịch viên (nếu có chi phí ghi rõ chi phí)</w:t>
      </w:r>
    </w:p>
    <w:p w14:paraId="189FF71A" w14:textId="77777777" w:rsidR="00550F30" w:rsidRPr="002E24F0" w:rsidRDefault="00550F30" w:rsidP="004538FB">
      <w:pPr>
        <w:jc w:val="both"/>
        <w:rPr>
          <w:color w:val="000000"/>
          <w:sz w:val="28"/>
          <w:szCs w:val="28"/>
        </w:rPr>
      </w:pPr>
      <w:r w:rsidRPr="002E24F0">
        <w:rPr>
          <w:color w:val="000000"/>
          <w:sz w:val="28"/>
          <w:szCs w:val="28"/>
        </w:rPr>
        <w:t xml:space="preserve">- Chuẩn bị bài phát biểu/ lời chào mừng </w:t>
      </w:r>
    </w:p>
    <w:p w14:paraId="4BD76202" w14:textId="77777777" w:rsidR="00550F30" w:rsidRPr="002E24F0" w:rsidRDefault="00550F30" w:rsidP="004538FB">
      <w:pPr>
        <w:jc w:val="both"/>
        <w:rPr>
          <w:color w:val="000000"/>
          <w:sz w:val="28"/>
          <w:szCs w:val="28"/>
        </w:rPr>
      </w:pPr>
      <w:r w:rsidRPr="002E24F0">
        <w:rPr>
          <w:color w:val="000000"/>
          <w:sz w:val="28"/>
          <w:szCs w:val="28"/>
        </w:rPr>
        <w:t>-</w:t>
      </w:r>
      <w:r w:rsidR="004538FB" w:rsidRPr="002E24F0">
        <w:rPr>
          <w:color w:val="000000"/>
          <w:sz w:val="28"/>
          <w:szCs w:val="28"/>
        </w:rPr>
        <w:t xml:space="preserve"> C</w:t>
      </w:r>
      <w:r w:rsidRPr="002E24F0">
        <w:rPr>
          <w:color w:val="000000"/>
          <w:sz w:val="28"/>
          <w:szCs w:val="28"/>
        </w:rPr>
        <w:t xml:space="preserve">heck list chuẩn bị sự kiện </w:t>
      </w:r>
    </w:p>
    <w:p w14:paraId="20D7BE18" w14:textId="77777777" w:rsidR="00550F30" w:rsidRPr="002E24F0" w:rsidRDefault="004538FB" w:rsidP="004538FB">
      <w:pPr>
        <w:jc w:val="both"/>
        <w:rPr>
          <w:color w:val="000000"/>
          <w:sz w:val="28"/>
          <w:szCs w:val="28"/>
        </w:rPr>
      </w:pPr>
      <w:r w:rsidRPr="002E24F0">
        <w:rPr>
          <w:color w:val="000000"/>
          <w:sz w:val="28"/>
          <w:szCs w:val="28"/>
        </w:rPr>
        <w:t>- C</w:t>
      </w:r>
      <w:r w:rsidR="00550F30" w:rsidRPr="002E24F0">
        <w:rPr>
          <w:color w:val="000000"/>
          <w:sz w:val="28"/>
          <w:szCs w:val="28"/>
        </w:rPr>
        <w:t>heck list tiến hành sự kiện</w:t>
      </w:r>
    </w:p>
    <w:p w14:paraId="0FA4709E" w14:textId="77777777" w:rsidR="00550F30" w:rsidRPr="002E24F0" w:rsidRDefault="00550F30" w:rsidP="004538FB">
      <w:pPr>
        <w:jc w:val="both"/>
        <w:rPr>
          <w:color w:val="000000"/>
          <w:sz w:val="28"/>
          <w:szCs w:val="28"/>
        </w:rPr>
      </w:pPr>
      <w:r w:rsidRPr="002E24F0">
        <w:rPr>
          <w:color w:val="000000"/>
          <w:sz w:val="28"/>
          <w:szCs w:val="28"/>
        </w:rPr>
        <w:t>- Bán vé</w:t>
      </w:r>
    </w:p>
    <w:p w14:paraId="32812555" w14:textId="77777777" w:rsidR="00550F30" w:rsidRPr="002E24F0" w:rsidRDefault="00550F30" w:rsidP="004538FB">
      <w:pPr>
        <w:jc w:val="both"/>
        <w:rPr>
          <w:b/>
          <w:color w:val="000000"/>
          <w:sz w:val="28"/>
          <w:szCs w:val="28"/>
        </w:rPr>
      </w:pPr>
      <w:r w:rsidRPr="002E24F0">
        <w:rPr>
          <w:b/>
          <w:color w:val="000000"/>
          <w:sz w:val="28"/>
          <w:szCs w:val="28"/>
        </w:rPr>
        <w:t>3/</w:t>
      </w:r>
      <w:r w:rsidR="004538FB" w:rsidRPr="002E24F0">
        <w:rPr>
          <w:b/>
          <w:color w:val="000000"/>
          <w:sz w:val="28"/>
          <w:szCs w:val="28"/>
        </w:rPr>
        <w:t xml:space="preserve"> </w:t>
      </w:r>
      <w:r w:rsidRPr="002E24F0">
        <w:rPr>
          <w:b/>
          <w:color w:val="000000"/>
          <w:sz w:val="28"/>
          <w:szCs w:val="28"/>
        </w:rPr>
        <w:t>Phục vụ (Cô Trương Thị Như Duyên cùng nhóm sinh viên)</w:t>
      </w:r>
    </w:p>
    <w:p w14:paraId="1F81EFBE" w14:textId="77777777" w:rsidR="00550F30" w:rsidRPr="002E24F0" w:rsidRDefault="004538FB" w:rsidP="004538FB">
      <w:pPr>
        <w:jc w:val="both"/>
        <w:rPr>
          <w:color w:val="000000"/>
          <w:sz w:val="28"/>
          <w:szCs w:val="28"/>
        </w:rPr>
      </w:pPr>
      <w:r w:rsidRPr="002E24F0">
        <w:rPr>
          <w:color w:val="000000"/>
          <w:sz w:val="28"/>
          <w:szCs w:val="28"/>
        </w:rPr>
        <w:t>Bán vé Cô Trương Th</w:t>
      </w:r>
      <w:r w:rsidR="00550F30" w:rsidRPr="002E24F0">
        <w:rPr>
          <w:color w:val="000000"/>
          <w:sz w:val="28"/>
          <w:szCs w:val="28"/>
        </w:rPr>
        <w:t>ị Như Duyên cùng nhóm sinh viên</w:t>
      </w:r>
    </w:p>
    <w:p w14:paraId="56D718E6" w14:textId="77777777" w:rsidR="00550F30" w:rsidRPr="002E24F0" w:rsidRDefault="00550F30" w:rsidP="004538FB">
      <w:pPr>
        <w:jc w:val="both"/>
        <w:rPr>
          <w:color w:val="000000"/>
          <w:sz w:val="28"/>
          <w:szCs w:val="28"/>
        </w:rPr>
      </w:pPr>
      <w:r w:rsidRPr="002E24F0">
        <w:rPr>
          <w:color w:val="000000"/>
          <w:sz w:val="28"/>
          <w:szCs w:val="28"/>
        </w:rPr>
        <w:t xml:space="preserve">Phục vụ tiệc tại các vị trí Người tham dự/ khách mời (lập danh sách khách mời, danh sách người có mặt) Biển báo Làm thẻ bàn, thẻ tên Danh mục thư mời Quà tặng khách/ chứng nhận Kiểm soát </w:t>
      </w:r>
    </w:p>
    <w:p w14:paraId="14E31755" w14:textId="77777777" w:rsidR="00550F30" w:rsidRPr="002E24F0" w:rsidRDefault="00550F30" w:rsidP="004538FB">
      <w:pPr>
        <w:jc w:val="both"/>
        <w:rPr>
          <w:color w:val="000000"/>
          <w:sz w:val="28"/>
          <w:szCs w:val="28"/>
        </w:rPr>
      </w:pPr>
      <w:r w:rsidRPr="002E24F0">
        <w:rPr>
          <w:color w:val="000000"/>
          <w:sz w:val="28"/>
          <w:szCs w:val="28"/>
        </w:rPr>
        <w:t>-</w:t>
      </w:r>
      <w:r w:rsidR="004538FB" w:rsidRPr="002E24F0">
        <w:rPr>
          <w:color w:val="000000"/>
          <w:sz w:val="28"/>
          <w:szCs w:val="28"/>
        </w:rPr>
        <w:t xml:space="preserve"> C</w:t>
      </w:r>
      <w:r w:rsidRPr="002E24F0">
        <w:rPr>
          <w:color w:val="000000"/>
          <w:sz w:val="28"/>
          <w:szCs w:val="28"/>
        </w:rPr>
        <w:t xml:space="preserve">heck list trang thư mời check list chuẩn bị sự kiện </w:t>
      </w:r>
    </w:p>
    <w:p w14:paraId="6702E14E" w14:textId="77777777" w:rsidR="00550F30" w:rsidRPr="002E24F0" w:rsidRDefault="00550F30" w:rsidP="004538FB">
      <w:pPr>
        <w:jc w:val="both"/>
        <w:rPr>
          <w:color w:val="000000"/>
          <w:sz w:val="28"/>
          <w:szCs w:val="28"/>
        </w:rPr>
      </w:pPr>
      <w:r w:rsidRPr="002E24F0">
        <w:rPr>
          <w:color w:val="000000"/>
          <w:sz w:val="28"/>
          <w:szCs w:val="28"/>
        </w:rPr>
        <w:t>-</w:t>
      </w:r>
      <w:r w:rsidR="004538FB" w:rsidRPr="002E24F0">
        <w:rPr>
          <w:color w:val="000000"/>
          <w:sz w:val="28"/>
          <w:szCs w:val="28"/>
        </w:rPr>
        <w:t xml:space="preserve"> C</w:t>
      </w:r>
      <w:r w:rsidRPr="002E24F0">
        <w:rPr>
          <w:color w:val="000000"/>
          <w:sz w:val="28"/>
          <w:szCs w:val="28"/>
        </w:rPr>
        <w:t>heck list tiến hành sự kiện</w:t>
      </w:r>
    </w:p>
    <w:p w14:paraId="748A6DD6" w14:textId="0ADCD886" w:rsidR="007440E0" w:rsidRPr="002E24F0" w:rsidRDefault="007440E0" w:rsidP="004538FB">
      <w:pPr>
        <w:jc w:val="both"/>
        <w:rPr>
          <w:b/>
          <w:sz w:val="28"/>
          <w:szCs w:val="28"/>
        </w:rPr>
      </w:pPr>
      <w:r w:rsidRPr="002E24F0">
        <w:rPr>
          <w:b/>
          <w:sz w:val="28"/>
          <w:szCs w:val="28"/>
        </w:rPr>
        <w:t>4/</w:t>
      </w:r>
      <w:r w:rsidR="004538FB" w:rsidRPr="002E24F0">
        <w:rPr>
          <w:b/>
          <w:sz w:val="28"/>
          <w:szCs w:val="28"/>
        </w:rPr>
        <w:t xml:space="preserve"> T</w:t>
      </w:r>
      <w:r w:rsidRPr="002E24F0">
        <w:rPr>
          <w:b/>
          <w:sz w:val="28"/>
          <w:szCs w:val="28"/>
        </w:rPr>
        <w:t xml:space="preserve">ài chính (Cô Đỗ Thị Như Thuận </w:t>
      </w:r>
      <w:r w:rsidR="00094848" w:rsidRPr="002E24F0">
        <w:rPr>
          <w:b/>
          <w:sz w:val="28"/>
          <w:szCs w:val="28"/>
        </w:rPr>
        <w:t>cùng</w:t>
      </w:r>
      <w:r w:rsidRPr="002E24F0">
        <w:rPr>
          <w:b/>
          <w:sz w:val="28"/>
          <w:szCs w:val="28"/>
          <w:lang w:val="vi-VN"/>
        </w:rPr>
        <w:t xml:space="preserve"> </w:t>
      </w:r>
      <w:r w:rsidRPr="002E24F0">
        <w:rPr>
          <w:b/>
          <w:sz w:val="28"/>
          <w:szCs w:val="28"/>
        </w:rPr>
        <w:t>nhóm sinh viên)</w:t>
      </w:r>
    </w:p>
    <w:p w14:paraId="2E7317F0"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Ngân sách</w:t>
      </w:r>
    </w:p>
    <w:p w14:paraId="106A2FED"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Dịch vụ ăn uống (menu đồ ăn, thức uống)</w:t>
      </w:r>
    </w:p>
    <w:p w14:paraId="54BD537D"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Chi phí quà tặng</w:t>
      </w:r>
    </w:p>
    <w:p w14:paraId="7E38CBAE"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Đơn hàng cho nhà cung cấp</w:t>
      </w:r>
    </w:p>
    <w:p w14:paraId="63EADA47"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Danh mục thiết bị phục vụ tiệc</w:t>
      </w:r>
    </w:p>
    <w:p w14:paraId="43C4D09A"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Danh sách nhân viên phục vụ tại các vị trí</w:t>
      </w:r>
    </w:p>
    <w:p w14:paraId="7083729E"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Check list chuẩn bị sự kiện</w:t>
      </w:r>
    </w:p>
    <w:p w14:paraId="7DD10CF5" w14:textId="77777777" w:rsidR="007440E0" w:rsidRPr="002E24F0" w:rsidRDefault="007440E0" w:rsidP="004538FB">
      <w:pPr>
        <w:jc w:val="both"/>
        <w:rPr>
          <w:color w:val="000000"/>
          <w:sz w:val="28"/>
          <w:szCs w:val="28"/>
        </w:rPr>
      </w:pPr>
      <w:r w:rsidRPr="002E24F0">
        <w:rPr>
          <w:color w:val="000000"/>
          <w:sz w:val="28"/>
          <w:szCs w:val="28"/>
        </w:rPr>
        <w:t>-</w:t>
      </w:r>
      <w:r w:rsidR="004538FB" w:rsidRPr="002E24F0">
        <w:rPr>
          <w:color w:val="000000"/>
          <w:sz w:val="28"/>
          <w:szCs w:val="28"/>
        </w:rPr>
        <w:t xml:space="preserve"> </w:t>
      </w:r>
      <w:r w:rsidRPr="002E24F0">
        <w:rPr>
          <w:color w:val="000000"/>
          <w:sz w:val="28"/>
          <w:szCs w:val="28"/>
        </w:rPr>
        <w:t>Check list tiến hành sự kiện</w:t>
      </w:r>
    </w:p>
    <w:p w14:paraId="5F0CAD2F" w14:textId="77777777" w:rsidR="00C42390" w:rsidRPr="002E24F0" w:rsidRDefault="004538FB" w:rsidP="004F648D">
      <w:pPr>
        <w:pStyle w:val="Style4"/>
      </w:pPr>
      <w:bookmarkStart w:id="71" w:name="_Toc64905970"/>
      <w:r w:rsidRPr="002E24F0">
        <w:lastRenderedPageBreak/>
        <w:t xml:space="preserve">2.1.1.3 Nhận xét </w:t>
      </w:r>
      <w:r w:rsidR="007440E0" w:rsidRPr="002E24F0">
        <w:t>cá nhân về sự kiện 1</w:t>
      </w:r>
      <w:bookmarkEnd w:id="71"/>
    </w:p>
    <w:p w14:paraId="324871D9" w14:textId="17693AA6" w:rsidR="00DF109B" w:rsidRPr="002E24F0" w:rsidRDefault="00DF109B" w:rsidP="00C42390">
      <w:pPr>
        <w:pStyle w:val="Heading3"/>
        <w:jc w:val="both"/>
        <w:rPr>
          <w:sz w:val="28"/>
          <w:szCs w:val="28"/>
        </w:rPr>
      </w:pPr>
      <w:bookmarkStart w:id="72" w:name="_Toc65594273"/>
      <w:r w:rsidRPr="002E24F0">
        <w:rPr>
          <w:sz w:val="28"/>
          <w:szCs w:val="28"/>
          <w:lang w:val="pt-BR"/>
        </w:rPr>
        <w:t>Ưu điểm</w:t>
      </w:r>
      <w:bookmarkEnd w:id="72"/>
    </w:p>
    <w:p w14:paraId="20446A8D" w14:textId="77777777" w:rsidR="00DF109B" w:rsidRPr="002E24F0" w:rsidRDefault="00DF109B" w:rsidP="00DF109B">
      <w:pPr>
        <w:shd w:val="clear" w:color="auto" w:fill="FFFFFF"/>
        <w:spacing w:before="120" w:after="120" w:line="312" w:lineRule="auto"/>
        <w:rPr>
          <w:rFonts w:eastAsia="Times New Roman"/>
          <w:sz w:val="28"/>
          <w:szCs w:val="28"/>
          <w:lang w:val="pt-BR" w:eastAsia="zh-CN"/>
        </w:rPr>
      </w:pPr>
      <w:r w:rsidRPr="002E24F0">
        <w:rPr>
          <w:rFonts w:eastAsia="Times New Roman"/>
          <w:sz w:val="28"/>
          <w:szCs w:val="28"/>
          <w:lang w:val="pt-BR" w:eastAsia="zh-CN"/>
        </w:rPr>
        <w:t>Được tư vấn, học hỏi, trải nghiệm với 1 sự kiện hoàn toàn mới.</w:t>
      </w:r>
    </w:p>
    <w:p w14:paraId="7BB85918" w14:textId="77777777" w:rsidR="00DF109B" w:rsidRPr="002E24F0" w:rsidRDefault="00DF109B" w:rsidP="00DF109B">
      <w:pPr>
        <w:shd w:val="clear" w:color="auto" w:fill="FFFFFF"/>
        <w:spacing w:before="120" w:after="120" w:line="312" w:lineRule="auto"/>
        <w:rPr>
          <w:rFonts w:eastAsia="Times New Roman"/>
          <w:sz w:val="28"/>
          <w:szCs w:val="28"/>
          <w:lang w:val="pt-BR" w:eastAsia="zh-CN"/>
        </w:rPr>
      </w:pPr>
      <w:r w:rsidRPr="002E24F0">
        <w:rPr>
          <w:rFonts w:eastAsia="Times New Roman"/>
          <w:sz w:val="28"/>
          <w:szCs w:val="28"/>
          <w:lang w:val="pt-BR" w:eastAsia="zh-CN"/>
        </w:rPr>
        <w:t>Thảo luận, chia sẻ các quan điểm về nghề nghiệp, việc làm.</w:t>
      </w:r>
    </w:p>
    <w:p w14:paraId="6A3EDE8F" w14:textId="77777777" w:rsidR="00DF109B" w:rsidRPr="002E24F0" w:rsidRDefault="00DF109B" w:rsidP="00DF109B">
      <w:pPr>
        <w:shd w:val="clear" w:color="auto" w:fill="FFFFFF"/>
        <w:spacing w:before="120" w:after="120" w:line="312" w:lineRule="auto"/>
        <w:rPr>
          <w:rFonts w:eastAsia="Times New Roman"/>
          <w:sz w:val="28"/>
          <w:szCs w:val="28"/>
          <w:lang w:val="pt-BR" w:eastAsia="zh-CN"/>
        </w:rPr>
      </w:pPr>
      <w:r w:rsidRPr="002E24F0">
        <w:rPr>
          <w:rFonts w:eastAsia="Times New Roman"/>
          <w:sz w:val="28"/>
          <w:szCs w:val="28"/>
          <w:lang w:val="pt-BR" w:eastAsia="zh-CN"/>
        </w:rPr>
        <w:t xml:space="preserve"> Lắng nghe những định hướng về việc làm từ các chuyên gia và doanh nghiệp.</w:t>
      </w:r>
    </w:p>
    <w:p w14:paraId="08ED0312" w14:textId="77777777" w:rsidR="00DF109B" w:rsidRPr="002E24F0" w:rsidRDefault="00DF109B" w:rsidP="00DF109B">
      <w:pPr>
        <w:shd w:val="clear" w:color="auto" w:fill="FFFFFF"/>
        <w:spacing w:before="120" w:after="120" w:line="312" w:lineRule="auto"/>
        <w:rPr>
          <w:rFonts w:eastAsia="Times New Roman"/>
          <w:sz w:val="28"/>
          <w:szCs w:val="28"/>
          <w:lang w:val="pt-BR" w:eastAsia="zh-CN"/>
        </w:rPr>
      </w:pPr>
      <w:r w:rsidRPr="002E24F0">
        <w:rPr>
          <w:rFonts w:eastAsia="Times New Roman"/>
          <w:sz w:val="28"/>
          <w:szCs w:val="28"/>
          <w:lang w:val="pt-BR" w:eastAsia="zh-CN"/>
        </w:rPr>
        <w:t>Đội ngũ nhân viên nhiệt tình năng động với những con người trẻ</w:t>
      </w:r>
    </w:p>
    <w:p w14:paraId="079B8B54" w14:textId="77777777" w:rsidR="00DF109B" w:rsidRPr="002E24F0" w:rsidRDefault="00DF109B" w:rsidP="00DF109B">
      <w:pPr>
        <w:shd w:val="clear" w:color="auto" w:fill="FFFFFF"/>
        <w:spacing w:before="120" w:after="120" w:line="312" w:lineRule="auto"/>
        <w:rPr>
          <w:rFonts w:eastAsia="Times New Roman"/>
          <w:b/>
          <w:sz w:val="28"/>
          <w:szCs w:val="28"/>
          <w:lang w:val="pt-BR" w:eastAsia="zh-CN"/>
        </w:rPr>
      </w:pPr>
      <w:r w:rsidRPr="002E24F0">
        <w:rPr>
          <w:rFonts w:eastAsia="Times New Roman"/>
          <w:b/>
          <w:sz w:val="28"/>
          <w:szCs w:val="28"/>
          <w:lang w:val="pt-BR" w:eastAsia="zh-CN"/>
        </w:rPr>
        <w:t>Hạn chế</w:t>
      </w:r>
    </w:p>
    <w:p w14:paraId="753CDB6C" w14:textId="77777777" w:rsidR="00DF109B" w:rsidRPr="002E24F0" w:rsidRDefault="00DF109B" w:rsidP="00DF109B">
      <w:pPr>
        <w:pStyle w:val="Heading2"/>
        <w:shd w:val="clear" w:color="auto" w:fill="FFFFFF"/>
        <w:spacing w:before="120" w:after="120" w:line="312" w:lineRule="auto"/>
        <w:rPr>
          <w:rFonts w:ascii="Times New Roman" w:hAnsi="Times New Roman" w:cs="Times New Roman"/>
          <w:b w:val="0"/>
          <w:color w:val="auto"/>
          <w:spacing w:val="-15"/>
          <w:sz w:val="28"/>
          <w:szCs w:val="28"/>
          <w:lang w:val="pt-BR"/>
        </w:rPr>
      </w:pPr>
      <w:bookmarkStart w:id="73" w:name="_Toc65594274"/>
      <w:r w:rsidRPr="002E24F0">
        <w:rPr>
          <w:rFonts w:ascii="Times New Roman" w:hAnsi="Times New Roman" w:cs="Times New Roman"/>
          <w:b w:val="0"/>
          <w:color w:val="auto"/>
          <w:spacing w:val="-15"/>
          <w:sz w:val="28"/>
          <w:szCs w:val="28"/>
          <w:lang w:val="pt-BR"/>
        </w:rPr>
        <w:t>Kịch bản không có yếu tố Key moment ấn tượng</w:t>
      </w:r>
      <w:bookmarkEnd w:id="73"/>
    </w:p>
    <w:p w14:paraId="3ABAAA22" w14:textId="77777777" w:rsidR="00DF109B" w:rsidRPr="002E24F0" w:rsidRDefault="00DF109B" w:rsidP="00DF109B">
      <w:pPr>
        <w:shd w:val="clear" w:color="auto" w:fill="FFFFFF"/>
        <w:spacing w:before="120" w:after="120" w:line="312" w:lineRule="auto"/>
        <w:rPr>
          <w:rFonts w:eastAsia="Times New Roman"/>
          <w:sz w:val="28"/>
          <w:szCs w:val="28"/>
          <w:lang w:eastAsia="zh-CN"/>
        </w:rPr>
      </w:pPr>
      <w:r w:rsidRPr="002E24F0">
        <w:rPr>
          <w:rFonts w:eastAsia="Times New Roman"/>
          <w:sz w:val="28"/>
          <w:szCs w:val="28"/>
          <w:lang w:eastAsia="zh-CN"/>
        </w:rPr>
        <w:t xml:space="preserve">Gặp rủi ro trong tổ chức </w:t>
      </w:r>
    </w:p>
    <w:p w14:paraId="261DA369" w14:textId="77777777" w:rsidR="00DF109B" w:rsidRPr="002E24F0" w:rsidRDefault="00DF109B" w:rsidP="00DF109B">
      <w:pPr>
        <w:shd w:val="clear" w:color="auto" w:fill="FFFFFF"/>
        <w:spacing w:before="120" w:after="120" w:line="312" w:lineRule="auto"/>
        <w:rPr>
          <w:rFonts w:eastAsia="Times New Roman"/>
          <w:sz w:val="28"/>
          <w:szCs w:val="28"/>
          <w:lang w:eastAsia="zh-CN"/>
        </w:rPr>
      </w:pPr>
      <w:r w:rsidRPr="002E24F0">
        <w:rPr>
          <w:rFonts w:eastAsia="Times New Roman"/>
          <w:sz w:val="28"/>
          <w:szCs w:val="28"/>
          <w:lang w:eastAsia="zh-CN"/>
        </w:rPr>
        <w:t>Đội ngũ nhân viên làm việc rời rạc</w:t>
      </w:r>
    </w:p>
    <w:p w14:paraId="5A12AA71" w14:textId="77777777" w:rsidR="00DF109B" w:rsidRPr="002E24F0" w:rsidRDefault="00DF109B" w:rsidP="00DF109B">
      <w:pPr>
        <w:shd w:val="clear" w:color="auto" w:fill="FFFFFF"/>
        <w:spacing w:before="120" w:after="120" w:line="312" w:lineRule="auto"/>
        <w:rPr>
          <w:rFonts w:eastAsia="Times New Roman"/>
          <w:sz w:val="28"/>
          <w:szCs w:val="28"/>
          <w:lang w:eastAsia="zh-CN"/>
        </w:rPr>
      </w:pPr>
      <w:r w:rsidRPr="002E24F0">
        <w:rPr>
          <w:rFonts w:eastAsia="Times New Roman"/>
          <w:sz w:val="28"/>
          <w:szCs w:val="28"/>
          <w:lang w:eastAsia="zh-CN"/>
        </w:rPr>
        <w:t>Nội dung kịch bản chương trình nhàm chán, không tác động mạnh mẽ đến khách hàng</w:t>
      </w:r>
    </w:p>
    <w:p w14:paraId="19218CD7" w14:textId="77777777" w:rsidR="00DF109B" w:rsidRPr="002E24F0" w:rsidRDefault="00DF109B" w:rsidP="00DF109B">
      <w:pPr>
        <w:shd w:val="clear" w:color="auto" w:fill="FFFFFF"/>
        <w:spacing w:before="120" w:after="120" w:line="312" w:lineRule="auto"/>
        <w:rPr>
          <w:rFonts w:eastAsia="Times New Roman"/>
          <w:sz w:val="28"/>
          <w:szCs w:val="28"/>
          <w:lang w:eastAsia="zh-CN"/>
        </w:rPr>
      </w:pPr>
      <w:r w:rsidRPr="002E24F0">
        <w:rPr>
          <w:rFonts w:eastAsia="Times New Roman"/>
          <w:sz w:val="28"/>
          <w:szCs w:val="28"/>
          <w:lang w:eastAsia="zh-CN"/>
        </w:rPr>
        <w:t>Thời gian kết thúc sự kiện sớm hơn so với dự tính</w:t>
      </w:r>
    </w:p>
    <w:p w14:paraId="6D22CD1E" w14:textId="77777777" w:rsidR="00581DDA" w:rsidRPr="004F648D" w:rsidRDefault="004538FB" w:rsidP="004F648D">
      <w:pPr>
        <w:pStyle w:val="Style3"/>
      </w:pPr>
      <w:bookmarkStart w:id="74" w:name="_Toc64905971"/>
      <w:bookmarkStart w:id="75" w:name="_Toc65594275"/>
      <w:r w:rsidRPr="004F648D">
        <w:t>2.1.2 S</w:t>
      </w:r>
      <w:r w:rsidR="008C3B14" w:rsidRPr="004F648D">
        <w:t>ự kiệ</w:t>
      </w:r>
      <w:r w:rsidR="00581DDA" w:rsidRPr="004F648D">
        <w:t>n</w:t>
      </w:r>
      <w:r w:rsidR="007723D6" w:rsidRPr="004F648D">
        <w:t xml:space="preserve"> 2</w:t>
      </w:r>
      <w:bookmarkEnd w:id="74"/>
      <w:bookmarkEnd w:id="75"/>
    </w:p>
    <w:p w14:paraId="6B23F181" w14:textId="77777777" w:rsidR="00CE6411" w:rsidRPr="002E24F0" w:rsidRDefault="00CE6411" w:rsidP="004F648D">
      <w:pPr>
        <w:pStyle w:val="Style4"/>
        <w:rPr>
          <w:lang w:val="vi-VN"/>
        </w:rPr>
      </w:pPr>
      <w:bookmarkStart w:id="76" w:name="_Toc64905972"/>
      <w:r w:rsidRPr="002E24F0">
        <w:rPr>
          <w:lang w:val="vi-VN"/>
        </w:rPr>
        <w:t>2.1.2.1 Khái quát sự kiện 2</w:t>
      </w:r>
      <w:bookmarkEnd w:id="76"/>
    </w:p>
    <w:p w14:paraId="5CF4DA92" w14:textId="77777777" w:rsidR="00CE6411" w:rsidRPr="002E24F0" w:rsidRDefault="00CE6411" w:rsidP="00386712">
      <w:pPr>
        <w:rPr>
          <w:sz w:val="28"/>
          <w:szCs w:val="28"/>
          <w:lang w:val="vi-VN"/>
        </w:rPr>
      </w:pPr>
      <w:r w:rsidRPr="002E24F0">
        <w:rPr>
          <w:sz w:val="28"/>
          <w:szCs w:val="28"/>
          <w:lang w:val="vi-VN"/>
        </w:rPr>
        <w:t>-</w:t>
      </w:r>
      <w:r w:rsidR="004538FB" w:rsidRPr="002E24F0">
        <w:rPr>
          <w:sz w:val="28"/>
          <w:szCs w:val="28"/>
          <w:lang w:val="vi-VN"/>
        </w:rPr>
        <w:t xml:space="preserve"> </w:t>
      </w:r>
      <w:r w:rsidRPr="002E24F0">
        <w:rPr>
          <w:sz w:val="28"/>
          <w:szCs w:val="28"/>
          <w:lang w:val="vi-VN"/>
        </w:rPr>
        <w:t>Hình thức: Tiệc đứng</w:t>
      </w:r>
    </w:p>
    <w:p w14:paraId="387204DB" w14:textId="77777777" w:rsidR="00CE6411" w:rsidRPr="002E24F0" w:rsidRDefault="00CE6411" w:rsidP="00386712">
      <w:pPr>
        <w:rPr>
          <w:sz w:val="28"/>
          <w:szCs w:val="28"/>
          <w:lang w:val="vi-VN"/>
        </w:rPr>
      </w:pPr>
      <w:r w:rsidRPr="002E24F0">
        <w:rPr>
          <w:sz w:val="28"/>
          <w:szCs w:val="28"/>
          <w:lang w:val="vi-VN"/>
        </w:rPr>
        <w:t>-</w:t>
      </w:r>
      <w:r w:rsidR="004538FB" w:rsidRPr="002E24F0">
        <w:rPr>
          <w:sz w:val="28"/>
          <w:szCs w:val="28"/>
          <w:lang w:val="vi-VN"/>
        </w:rPr>
        <w:t xml:space="preserve"> C</w:t>
      </w:r>
      <w:r w:rsidRPr="002E24F0">
        <w:rPr>
          <w:sz w:val="28"/>
          <w:szCs w:val="28"/>
          <w:lang w:val="vi-VN"/>
        </w:rPr>
        <w:t>hủ đề : Tiệc giáng sinh (X – Mas party 2020)</w:t>
      </w:r>
    </w:p>
    <w:p w14:paraId="09311C08" w14:textId="5212789D" w:rsidR="00CE6411" w:rsidRPr="002E24F0" w:rsidRDefault="00CE6411" w:rsidP="00386712">
      <w:pPr>
        <w:rPr>
          <w:sz w:val="28"/>
          <w:szCs w:val="28"/>
        </w:rPr>
      </w:pPr>
      <w:r w:rsidRPr="002E24F0">
        <w:rPr>
          <w:sz w:val="28"/>
          <w:szCs w:val="28"/>
        </w:rPr>
        <w:t>-</w:t>
      </w:r>
      <w:r w:rsidR="004538FB" w:rsidRPr="002E24F0">
        <w:rPr>
          <w:sz w:val="28"/>
          <w:szCs w:val="28"/>
        </w:rPr>
        <w:t xml:space="preserve"> </w:t>
      </w:r>
      <w:r w:rsidRPr="002E24F0">
        <w:rPr>
          <w:sz w:val="28"/>
          <w:szCs w:val="28"/>
        </w:rPr>
        <w:t>Thời gian: 25/12/202</w:t>
      </w:r>
      <w:r w:rsidR="00C42390" w:rsidRPr="002E24F0">
        <w:rPr>
          <w:sz w:val="28"/>
          <w:szCs w:val="28"/>
        </w:rPr>
        <w:t>0</w:t>
      </w:r>
      <w:r w:rsidRPr="002E24F0">
        <w:rPr>
          <w:sz w:val="28"/>
          <w:szCs w:val="28"/>
        </w:rPr>
        <w:t xml:space="preserve"> vào lúc 18h00 đến 22h00</w:t>
      </w:r>
    </w:p>
    <w:p w14:paraId="3C0D038C" w14:textId="77777777" w:rsidR="00CE6411" w:rsidRPr="002E24F0" w:rsidRDefault="00CE6411" w:rsidP="00386712">
      <w:pPr>
        <w:rPr>
          <w:sz w:val="28"/>
          <w:szCs w:val="28"/>
        </w:rPr>
      </w:pPr>
      <w:r w:rsidRPr="002E24F0">
        <w:rPr>
          <w:sz w:val="28"/>
          <w:szCs w:val="28"/>
        </w:rPr>
        <w:t>-</w:t>
      </w:r>
      <w:r w:rsidR="004538FB" w:rsidRPr="002E24F0">
        <w:rPr>
          <w:sz w:val="28"/>
          <w:szCs w:val="28"/>
        </w:rPr>
        <w:t xml:space="preserve"> </w:t>
      </w:r>
      <w:r w:rsidRPr="002E24F0">
        <w:rPr>
          <w:sz w:val="28"/>
          <w:szCs w:val="28"/>
        </w:rPr>
        <w:t>Địa điểm: phòng D302,D303 tại trường Cao Đẳng Du Lịch Đà Nẵng.</w:t>
      </w:r>
    </w:p>
    <w:p w14:paraId="5A4DE4E1" w14:textId="77777777" w:rsidR="00CE6411" w:rsidRPr="002E24F0" w:rsidRDefault="001C6D6C" w:rsidP="00386712">
      <w:pPr>
        <w:rPr>
          <w:sz w:val="28"/>
          <w:szCs w:val="28"/>
        </w:rPr>
      </w:pPr>
      <w:r w:rsidRPr="002E24F0">
        <w:rPr>
          <w:sz w:val="28"/>
          <w:szCs w:val="28"/>
        </w:rPr>
        <w:t>-</w:t>
      </w:r>
      <w:r w:rsidR="004538FB" w:rsidRPr="002E24F0">
        <w:rPr>
          <w:sz w:val="28"/>
          <w:szCs w:val="28"/>
        </w:rPr>
        <w:t xml:space="preserve"> </w:t>
      </w:r>
      <w:r w:rsidRPr="002E24F0">
        <w:rPr>
          <w:sz w:val="28"/>
          <w:szCs w:val="28"/>
        </w:rPr>
        <w:t xml:space="preserve">Sinh viên thực tập: 30 </w:t>
      </w:r>
    </w:p>
    <w:p w14:paraId="79526F77" w14:textId="77777777" w:rsidR="001C6D6C" w:rsidRPr="002E24F0" w:rsidRDefault="001C6D6C" w:rsidP="00386712">
      <w:pPr>
        <w:rPr>
          <w:sz w:val="28"/>
          <w:szCs w:val="28"/>
        </w:rPr>
      </w:pPr>
      <w:r w:rsidRPr="002E24F0">
        <w:rPr>
          <w:sz w:val="28"/>
          <w:szCs w:val="28"/>
        </w:rPr>
        <w:t>-</w:t>
      </w:r>
      <w:r w:rsidR="004538FB" w:rsidRPr="002E24F0">
        <w:rPr>
          <w:sz w:val="28"/>
          <w:szCs w:val="28"/>
        </w:rPr>
        <w:t xml:space="preserve"> </w:t>
      </w:r>
      <w:r w:rsidRPr="002E24F0">
        <w:rPr>
          <w:sz w:val="28"/>
          <w:szCs w:val="28"/>
        </w:rPr>
        <w:t>Khách mời tham gia 60 người( gồm thầy cô  sinh viên trong trường)</w:t>
      </w:r>
    </w:p>
    <w:p w14:paraId="6A8B1F5D" w14:textId="6D4A5984" w:rsidR="001C6D6C" w:rsidRPr="002E24F0" w:rsidRDefault="00AA2865" w:rsidP="00386712">
      <w:pPr>
        <w:rPr>
          <w:sz w:val="28"/>
          <w:szCs w:val="28"/>
          <w:lang w:val="vi-VN"/>
        </w:rPr>
      </w:pPr>
      <w:r w:rsidRPr="002E24F0">
        <w:rPr>
          <w:sz w:val="28"/>
          <w:szCs w:val="28"/>
          <w:lang w:val="vi-VN"/>
        </w:rPr>
        <w:t xml:space="preserve">     </w:t>
      </w:r>
      <w:r w:rsidR="001C6D6C" w:rsidRPr="002E24F0">
        <w:rPr>
          <w:sz w:val="28"/>
          <w:szCs w:val="28"/>
          <w:lang w:val="vi-VN"/>
        </w:rPr>
        <w:t xml:space="preserve">Vì tình hình dịch bệnh nên ít sinh viên và thầy cô có ý định tham gia và biết thông tin nên chung em đã cùng nhau tổ chức đi từng lớp đang học và xin được vào bán vé .cũng thông qua đây chúng em đã bán vé với mức giá từ 89k-119k để đảm </w:t>
      </w:r>
      <w:r w:rsidR="001C6D6C" w:rsidRPr="002E24F0">
        <w:rPr>
          <w:sz w:val="28"/>
          <w:szCs w:val="28"/>
          <w:lang w:val="vi-VN"/>
        </w:rPr>
        <w:lastRenderedPageBreak/>
        <w:t>bảo khách có khả năng mua vé và đi tham gia ,và cũng xin cảm ơn các bạn sinh viên khóa 8,9,10 , các thầy cô giáo đã bỏ tiền bạc thời gian công sức đến  tham gia ủng hộ giúp đỡ chúng em hoàn thiện sự kiện được cho là hoang hảo nhất trong cả 3 sự kiện.</w:t>
      </w:r>
    </w:p>
    <w:p w14:paraId="763F2BCB" w14:textId="34F29F81" w:rsidR="001C6D6C" w:rsidRPr="002E24F0" w:rsidRDefault="001C6D6C" w:rsidP="00386712">
      <w:pPr>
        <w:rPr>
          <w:sz w:val="28"/>
          <w:szCs w:val="28"/>
          <w:lang w:val="vi-VN"/>
        </w:rPr>
      </w:pPr>
      <w:r w:rsidRPr="002E24F0">
        <w:rPr>
          <w:sz w:val="28"/>
          <w:szCs w:val="28"/>
          <w:lang w:val="vi-VN"/>
        </w:rPr>
        <w:t>-</w:t>
      </w:r>
      <w:r w:rsidR="00CA18E1" w:rsidRPr="002E24F0">
        <w:rPr>
          <w:sz w:val="28"/>
          <w:szCs w:val="28"/>
          <w:lang w:val="vi-VN"/>
        </w:rPr>
        <w:t xml:space="preserve"> </w:t>
      </w:r>
      <w:r w:rsidRPr="002E24F0">
        <w:rPr>
          <w:sz w:val="28"/>
          <w:szCs w:val="28"/>
          <w:lang w:val="vi-VN"/>
        </w:rPr>
        <w:t>Một số hình ảnh sự kiện 2:</w:t>
      </w:r>
    </w:p>
    <w:p w14:paraId="707FF1FF" w14:textId="77777777" w:rsidR="001C6D6C" w:rsidRPr="002E24F0" w:rsidRDefault="005C57E4" w:rsidP="00386712">
      <w:pPr>
        <w:rPr>
          <w:sz w:val="28"/>
          <w:szCs w:val="28"/>
        </w:rPr>
      </w:pPr>
      <w:r w:rsidRPr="002E24F0">
        <w:rPr>
          <w:noProof/>
          <w:sz w:val="28"/>
          <w:szCs w:val="28"/>
        </w:rPr>
        <w:drawing>
          <wp:inline distT="0" distB="0" distL="0" distR="0" wp14:anchorId="53807F07" wp14:editId="039621F6">
            <wp:extent cx="2895600" cy="1627447"/>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183225_261866852208094_8674712567052803411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86" cy="1631710"/>
                    </a:xfrm>
                    <a:prstGeom prst="rect">
                      <a:avLst/>
                    </a:prstGeom>
                  </pic:spPr>
                </pic:pic>
              </a:graphicData>
            </a:graphic>
          </wp:inline>
        </w:drawing>
      </w:r>
      <w:r w:rsidRPr="002E24F0">
        <w:rPr>
          <w:sz w:val="28"/>
          <w:szCs w:val="28"/>
        </w:rPr>
        <w:t xml:space="preserve"> </w:t>
      </w:r>
      <w:r w:rsidR="00DB7292" w:rsidRPr="002E24F0">
        <w:rPr>
          <w:noProof/>
          <w:sz w:val="28"/>
          <w:szCs w:val="28"/>
        </w:rPr>
        <w:t xml:space="preserve">  </w:t>
      </w:r>
      <w:r w:rsidRPr="002E24F0">
        <w:rPr>
          <w:noProof/>
          <w:sz w:val="28"/>
          <w:szCs w:val="28"/>
        </w:rPr>
        <w:drawing>
          <wp:inline distT="0" distB="0" distL="0" distR="0" wp14:anchorId="31A19BDB" wp14:editId="1FE4F0F5">
            <wp:extent cx="2760133" cy="1617413"/>
            <wp:effectExtent l="0" t="0" r="2540" b="190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05139_192523192655664_7112409649751351612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9901" cy="1617277"/>
                    </a:xfrm>
                    <a:prstGeom prst="rect">
                      <a:avLst/>
                    </a:prstGeom>
                  </pic:spPr>
                </pic:pic>
              </a:graphicData>
            </a:graphic>
          </wp:inline>
        </w:drawing>
      </w:r>
    </w:p>
    <w:p w14:paraId="7773A929" w14:textId="77777777" w:rsidR="00581DDA" w:rsidRPr="002E24F0" w:rsidRDefault="005C57E4" w:rsidP="00386712">
      <w:pPr>
        <w:rPr>
          <w:sz w:val="28"/>
          <w:szCs w:val="28"/>
        </w:rPr>
      </w:pPr>
      <w:r w:rsidRPr="002E24F0">
        <w:rPr>
          <w:noProof/>
          <w:sz w:val="28"/>
          <w:szCs w:val="28"/>
        </w:rPr>
        <w:drawing>
          <wp:inline distT="0" distB="0" distL="0" distR="0" wp14:anchorId="2CFCBD06" wp14:editId="76EC56BC">
            <wp:extent cx="2895600" cy="1604682"/>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3228_874648033320235_1541279625983127047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891" cy="1606506"/>
                    </a:xfrm>
                    <a:prstGeom prst="rect">
                      <a:avLst/>
                    </a:prstGeom>
                  </pic:spPr>
                </pic:pic>
              </a:graphicData>
            </a:graphic>
          </wp:inline>
        </w:drawing>
      </w:r>
      <w:r w:rsidRPr="002E24F0">
        <w:rPr>
          <w:sz w:val="28"/>
          <w:szCs w:val="28"/>
        </w:rPr>
        <w:t xml:space="preserve">   </w:t>
      </w:r>
      <w:r w:rsidRPr="002E24F0">
        <w:rPr>
          <w:noProof/>
          <w:sz w:val="28"/>
          <w:szCs w:val="28"/>
        </w:rPr>
        <w:drawing>
          <wp:inline distT="0" distB="0" distL="0" distR="0" wp14:anchorId="63C8560B" wp14:editId="1799C5A1">
            <wp:extent cx="2761130" cy="1604682"/>
            <wp:effectExtent l="0" t="0" r="127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95276_232499205182582_7567551806627069484_n.jpg"/>
                    <pic:cNvPicPr/>
                  </pic:nvPicPr>
                  <pic:blipFill>
                    <a:blip r:embed="rId23">
                      <a:extLst>
                        <a:ext uri="{28A0092B-C50C-407E-A947-70E740481C1C}">
                          <a14:useLocalDpi xmlns:a14="http://schemas.microsoft.com/office/drawing/2010/main" val="0"/>
                        </a:ext>
                      </a:extLst>
                    </a:blip>
                    <a:stretch>
                      <a:fillRect/>
                    </a:stretch>
                  </pic:blipFill>
                  <pic:spPr>
                    <a:xfrm>
                      <a:off x="0" y="0"/>
                      <a:ext cx="2761130" cy="1604682"/>
                    </a:xfrm>
                    <a:prstGeom prst="rect">
                      <a:avLst/>
                    </a:prstGeom>
                  </pic:spPr>
                </pic:pic>
              </a:graphicData>
            </a:graphic>
          </wp:inline>
        </w:drawing>
      </w:r>
    </w:p>
    <w:p w14:paraId="2B2D8EE5" w14:textId="77777777" w:rsidR="005C57E4" w:rsidRPr="002E24F0" w:rsidRDefault="005C57E4" w:rsidP="00386712">
      <w:pPr>
        <w:rPr>
          <w:noProof/>
          <w:sz w:val="28"/>
          <w:szCs w:val="28"/>
        </w:rPr>
      </w:pPr>
      <w:r w:rsidRPr="002E24F0">
        <w:rPr>
          <w:noProof/>
          <w:sz w:val="28"/>
          <w:szCs w:val="28"/>
        </w:rPr>
        <w:drawing>
          <wp:inline distT="0" distB="0" distL="0" distR="0" wp14:anchorId="013F7EF8" wp14:editId="7BF69C86">
            <wp:extent cx="2895600" cy="1834776"/>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530766_725609368141271_5111650217155420437_n.jpg"/>
                    <pic:cNvPicPr/>
                  </pic:nvPicPr>
                  <pic:blipFill>
                    <a:blip r:embed="rId24">
                      <a:extLst>
                        <a:ext uri="{28A0092B-C50C-407E-A947-70E740481C1C}">
                          <a14:useLocalDpi xmlns:a14="http://schemas.microsoft.com/office/drawing/2010/main" val="0"/>
                        </a:ext>
                      </a:extLst>
                    </a:blip>
                    <a:stretch>
                      <a:fillRect/>
                    </a:stretch>
                  </pic:blipFill>
                  <pic:spPr>
                    <a:xfrm>
                      <a:off x="0" y="0"/>
                      <a:ext cx="2905337" cy="1840946"/>
                    </a:xfrm>
                    <a:prstGeom prst="rect">
                      <a:avLst/>
                    </a:prstGeom>
                  </pic:spPr>
                </pic:pic>
              </a:graphicData>
            </a:graphic>
          </wp:inline>
        </w:drawing>
      </w:r>
      <w:r w:rsidRPr="002E24F0">
        <w:rPr>
          <w:noProof/>
          <w:sz w:val="28"/>
          <w:szCs w:val="28"/>
        </w:rPr>
        <w:t xml:space="preserve">   </w:t>
      </w:r>
      <w:r w:rsidRPr="002E24F0">
        <w:rPr>
          <w:noProof/>
          <w:sz w:val="28"/>
          <w:szCs w:val="28"/>
        </w:rPr>
        <w:drawing>
          <wp:inline distT="0" distB="0" distL="0" distR="0" wp14:anchorId="3EDFB5DE" wp14:editId="2750EE53">
            <wp:extent cx="2770094" cy="1825849"/>
            <wp:effectExtent l="0" t="0" r="0" b="317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76545_454597759023745_4412189719172379822_n.jpg"/>
                    <pic:cNvPicPr/>
                  </pic:nvPicPr>
                  <pic:blipFill>
                    <a:blip r:embed="rId25">
                      <a:extLst>
                        <a:ext uri="{28A0092B-C50C-407E-A947-70E740481C1C}">
                          <a14:useLocalDpi xmlns:a14="http://schemas.microsoft.com/office/drawing/2010/main" val="0"/>
                        </a:ext>
                      </a:extLst>
                    </a:blip>
                    <a:stretch>
                      <a:fillRect/>
                    </a:stretch>
                  </pic:blipFill>
                  <pic:spPr>
                    <a:xfrm>
                      <a:off x="0" y="0"/>
                      <a:ext cx="2778499" cy="1831389"/>
                    </a:xfrm>
                    <a:prstGeom prst="rect">
                      <a:avLst/>
                    </a:prstGeom>
                  </pic:spPr>
                </pic:pic>
              </a:graphicData>
            </a:graphic>
          </wp:inline>
        </w:drawing>
      </w:r>
    </w:p>
    <w:p w14:paraId="0DCFAA8E" w14:textId="77777777" w:rsidR="005C57E4" w:rsidRPr="002E24F0" w:rsidRDefault="005C57E4" w:rsidP="00386712">
      <w:pPr>
        <w:rPr>
          <w:noProof/>
          <w:sz w:val="28"/>
          <w:szCs w:val="28"/>
        </w:rPr>
      </w:pPr>
      <w:r w:rsidRPr="002E24F0">
        <w:rPr>
          <w:noProof/>
          <w:sz w:val="28"/>
          <w:szCs w:val="28"/>
        </w:rPr>
        <w:drawing>
          <wp:inline distT="0" distB="0" distL="0" distR="0" wp14:anchorId="66D3B679" wp14:editId="630C355E">
            <wp:extent cx="2886996" cy="1622612"/>
            <wp:effectExtent l="0" t="0" r="889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26385_698579414155502_1090982363991104682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277" cy="1624456"/>
                    </a:xfrm>
                    <a:prstGeom prst="rect">
                      <a:avLst/>
                    </a:prstGeom>
                  </pic:spPr>
                </pic:pic>
              </a:graphicData>
            </a:graphic>
          </wp:inline>
        </w:drawing>
      </w:r>
      <w:r w:rsidRPr="002E24F0">
        <w:rPr>
          <w:sz w:val="28"/>
          <w:szCs w:val="28"/>
        </w:rPr>
        <w:t xml:space="preserve">  </w:t>
      </w:r>
      <w:r w:rsidRPr="002E24F0">
        <w:rPr>
          <w:noProof/>
          <w:sz w:val="28"/>
          <w:szCs w:val="28"/>
        </w:rPr>
        <w:t xml:space="preserve">  </w:t>
      </w:r>
      <w:r w:rsidRPr="002E24F0">
        <w:rPr>
          <w:noProof/>
          <w:sz w:val="28"/>
          <w:szCs w:val="28"/>
        </w:rPr>
        <w:drawing>
          <wp:inline distT="0" distB="0" distL="0" distR="0" wp14:anchorId="66684930" wp14:editId="49CCA1CF">
            <wp:extent cx="2761129" cy="1622611"/>
            <wp:effectExtent l="0" t="0" r="127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22292_455459162457239_4694054360627433314_n.jpg"/>
                    <pic:cNvPicPr/>
                  </pic:nvPicPr>
                  <pic:blipFill>
                    <a:blip r:embed="rId27">
                      <a:extLst>
                        <a:ext uri="{28A0092B-C50C-407E-A947-70E740481C1C}">
                          <a14:useLocalDpi xmlns:a14="http://schemas.microsoft.com/office/drawing/2010/main" val="0"/>
                        </a:ext>
                      </a:extLst>
                    </a:blip>
                    <a:stretch>
                      <a:fillRect/>
                    </a:stretch>
                  </pic:blipFill>
                  <pic:spPr>
                    <a:xfrm>
                      <a:off x="0" y="0"/>
                      <a:ext cx="2761129" cy="1622611"/>
                    </a:xfrm>
                    <a:prstGeom prst="rect">
                      <a:avLst/>
                    </a:prstGeom>
                  </pic:spPr>
                </pic:pic>
              </a:graphicData>
            </a:graphic>
          </wp:inline>
        </w:drawing>
      </w:r>
    </w:p>
    <w:p w14:paraId="72CEC860" w14:textId="77777777" w:rsidR="005C57E4" w:rsidRPr="002E24F0" w:rsidRDefault="005C57E4" w:rsidP="00386712">
      <w:pPr>
        <w:rPr>
          <w:sz w:val="28"/>
          <w:szCs w:val="28"/>
        </w:rPr>
      </w:pPr>
      <w:r w:rsidRPr="002E24F0">
        <w:rPr>
          <w:noProof/>
          <w:sz w:val="28"/>
          <w:szCs w:val="28"/>
        </w:rPr>
        <w:lastRenderedPageBreak/>
        <w:drawing>
          <wp:inline distT="0" distB="0" distL="0" distR="0" wp14:anchorId="4A686734" wp14:editId="224C0A0A">
            <wp:extent cx="2886635" cy="1792941"/>
            <wp:effectExtent l="0" t="0" r="952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00182_242565290744603_5113829437389324580_n.jpg"/>
                    <pic:cNvPicPr/>
                  </pic:nvPicPr>
                  <pic:blipFill>
                    <a:blip r:embed="rId28">
                      <a:extLst>
                        <a:ext uri="{28A0092B-C50C-407E-A947-70E740481C1C}">
                          <a14:useLocalDpi xmlns:a14="http://schemas.microsoft.com/office/drawing/2010/main" val="0"/>
                        </a:ext>
                      </a:extLst>
                    </a:blip>
                    <a:stretch>
                      <a:fillRect/>
                    </a:stretch>
                  </pic:blipFill>
                  <pic:spPr>
                    <a:xfrm>
                      <a:off x="0" y="0"/>
                      <a:ext cx="2886635" cy="1792941"/>
                    </a:xfrm>
                    <a:prstGeom prst="rect">
                      <a:avLst/>
                    </a:prstGeom>
                  </pic:spPr>
                </pic:pic>
              </a:graphicData>
            </a:graphic>
          </wp:inline>
        </w:drawing>
      </w:r>
      <w:r w:rsidRPr="002E24F0">
        <w:rPr>
          <w:sz w:val="28"/>
          <w:szCs w:val="28"/>
        </w:rPr>
        <w:t xml:space="preserve">   </w:t>
      </w:r>
      <w:r w:rsidRPr="002E24F0">
        <w:rPr>
          <w:noProof/>
          <w:sz w:val="28"/>
          <w:szCs w:val="28"/>
        </w:rPr>
        <w:drawing>
          <wp:inline distT="0" distB="0" distL="0" distR="0" wp14:anchorId="5A29D46F" wp14:editId="11C78603">
            <wp:extent cx="2823882" cy="179294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733170_282411973302328_987891976722380103_n.jpg"/>
                    <pic:cNvPicPr/>
                  </pic:nvPicPr>
                  <pic:blipFill>
                    <a:blip r:embed="rId29">
                      <a:extLst>
                        <a:ext uri="{28A0092B-C50C-407E-A947-70E740481C1C}">
                          <a14:useLocalDpi xmlns:a14="http://schemas.microsoft.com/office/drawing/2010/main" val="0"/>
                        </a:ext>
                      </a:extLst>
                    </a:blip>
                    <a:stretch>
                      <a:fillRect/>
                    </a:stretch>
                  </pic:blipFill>
                  <pic:spPr>
                    <a:xfrm>
                      <a:off x="0" y="0"/>
                      <a:ext cx="2823882" cy="1792941"/>
                    </a:xfrm>
                    <a:prstGeom prst="rect">
                      <a:avLst/>
                    </a:prstGeom>
                  </pic:spPr>
                </pic:pic>
              </a:graphicData>
            </a:graphic>
          </wp:inline>
        </w:drawing>
      </w:r>
    </w:p>
    <w:p w14:paraId="01E9ECF6" w14:textId="77777777" w:rsidR="00A00613" w:rsidRPr="002E24F0" w:rsidRDefault="004538FB" w:rsidP="004F648D">
      <w:pPr>
        <w:pStyle w:val="Style4"/>
      </w:pPr>
      <w:bookmarkStart w:id="77" w:name="_Toc64905973"/>
      <w:r w:rsidRPr="002E24F0">
        <w:t>2.1.2.2 K</w:t>
      </w:r>
      <w:r w:rsidR="00012D92" w:rsidRPr="002E24F0">
        <w:t>ịch bản chương trình</w:t>
      </w:r>
      <w:bookmarkEnd w:id="77"/>
    </w:p>
    <w:tbl>
      <w:tblPr>
        <w:tblStyle w:val="TableGrid"/>
        <w:tblpPr w:leftFromText="180" w:rightFromText="180" w:vertAnchor="text" w:tblpY="1"/>
        <w:tblOverlap w:val="never"/>
        <w:tblW w:w="9350" w:type="dxa"/>
        <w:tblLook w:val="04A0" w:firstRow="1" w:lastRow="0" w:firstColumn="1" w:lastColumn="0" w:noHBand="0" w:noVBand="1"/>
      </w:tblPr>
      <w:tblGrid>
        <w:gridCol w:w="704"/>
        <w:gridCol w:w="2268"/>
        <w:gridCol w:w="2638"/>
        <w:gridCol w:w="1473"/>
        <w:gridCol w:w="2267"/>
      </w:tblGrid>
      <w:tr w:rsidR="00012D92" w:rsidRPr="002E24F0" w14:paraId="69C65382" w14:textId="77777777" w:rsidTr="00012D92">
        <w:tc>
          <w:tcPr>
            <w:tcW w:w="704" w:type="dxa"/>
          </w:tcPr>
          <w:p w14:paraId="06344401" w14:textId="77777777" w:rsidR="00012D92" w:rsidRPr="002E24F0" w:rsidRDefault="00012D92" w:rsidP="00012D92">
            <w:pPr>
              <w:rPr>
                <w:b/>
                <w:sz w:val="28"/>
                <w:szCs w:val="28"/>
              </w:rPr>
            </w:pPr>
            <w:r w:rsidRPr="002E24F0">
              <w:rPr>
                <w:b/>
                <w:sz w:val="28"/>
                <w:szCs w:val="28"/>
              </w:rPr>
              <w:t xml:space="preserve">Stt </w:t>
            </w:r>
          </w:p>
        </w:tc>
        <w:tc>
          <w:tcPr>
            <w:tcW w:w="2268" w:type="dxa"/>
          </w:tcPr>
          <w:p w14:paraId="1E219B68" w14:textId="77777777" w:rsidR="00012D92" w:rsidRPr="002E24F0" w:rsidRDefault="00012D92" w:rsidP="00012D92">
            <w:pPr>
              <w:rPr>
                <w:b/>
                <w:sz w:val="28"/>
                <w:szCs w:val="28"/>
              </w:rPr>
            </w:pPr>
            <w:r w:rsidRPr="002E24F0">
              <w:rPr>
                <w:b/>
                <w:sz w:val="28"/>
                <w:szCs w:val="28"/>
              </w:rPr>
              <w:t xml:space="preserve">Tên Tiết Mục </w:t>
            </w:r>
          </w:p>
        </w:tc>
        <w:tc>
          <w:tcPr>
            <w:tcW w:w="2638" w:type="dxa"/>
          </w:tcPr>
          <w:p w14:paraId="0A53A25E" w14:textId="77777777" w:rsidR="00012D92" w:rsidRPr="002E24F0" w:rsidRDefault="00012D92" w:rsidP="00012D92">
            <w:pPr>
              <w:rPr>
                <w:b/>
                <w:sz w:val="28"/>
                <w:szCs w:val="28"/>
              </w:rPr>
            </w:pPr>
            <w:r w:rsidRPr="002E24F0">
              <w:rPr>
                <w:b/>
                <w:sz w:val="28"/>
                <w:szCs w:val="28"/>
              </w:rPr>
              <w:t xml:space="preserve">Nội dung </w:t>
            </w:r>
          </w:p>
        </w:tc>
        <w:tc>
          <w:tcPr>
            <w:tcW w:w="1473" w:type="dxa"/>
          </w:tcPr>
          <w:p w14:paraId="4588A037" w14:textId="77777777" w:rsidR="00012D92" w:rsidRPr="002E24F0" w:rsidRDefault="00012D92" w:rsidP="00012D92">
            <w:pPr>
              <w:rPr>
                <w:b/>
                <w:sz w:val="28"/>
                <w:szCs w:val="28"/>
              </w:rPr>
            </w:pPr>
            <w:r w:rsidRPr="002E24F0">
              <w:rPr>
                <w:b/>
                <w:sz w:val="28"/>
                <w:szCs w:val="28"/>
              </w:rPr>
              <w:t xml:space="preserve">Thời Gian </w:t>
            </w:r>
          </w:p>
        </w:tc>
        <w:tc>
          <w:tcPr>
            <w:tcW w:w="2267" w:type="dxa"/>
          </w:tcPr>
          <w:p w14:paraId="257738AF" w14:textId="77777777" w:rsidR="00012D92" w:rsidRPr="002E24F0" w:rsidRDefault="00012D92" w:rsidP="00012D92">
            <w:pPr>
              <w:rPr>
                <w:b/>
                <w:sz w:val="28"/>
                <w:szCs w:val="28"/>
              </w:rPr>
            </w:pPr>
            <w:r w:rsidRPr="002E24F0">
              <w:rPr>
                <w:b/>
                <w:sz w:val="28"/>
                <w:szCs w:val="28"/>
              </w:rPr>
              <w:t xml:space="preserve">Ghi Chú </w:t>
            </w:r>
          </w:p>
        </w:tc>
      </w:tr>
      <w:tr w:rsidR="00012D92" w:rsidRPr="002E24F0" w14:paraId="2548D4BC" w14:textId="77777777" w:rsidTr="00012D92">
        <w:tc>
          <w:tcPr>
            <w:tcW w:w="704" w:type="dxa"/>
          </w:tcPr>
          <w:p w14:paraId="787E9C6E" w14:textId="77777777" w:rsidR="00012D92" w:rsidRPr="002E24F0" w:rsidRDefault="00012D92" w:rsidP="00012D92">
            <w:pPr>
              <w:rPr>
                <w:sz w:val="28"/>
                <w:szCs w:val="28"/>
              </w:rPr>
            </w:pPr>
            <w:r w:rsidRPr="002E24F0">
              <w:rPr>
                <w:sz w:val="28"/>
                <w:szCs w:val="28"/>
              </w:rPr>
              <w:t>1</w:t>
            </w:r>
          </w:p>
        </w:tc>
        <w:tc>
          <w:tcPr>
            <w:tcW w:w="2268" w:type="dxa"/>
          </w:tcPr>
          <w:p w14:paraId="2C4431FB" w14:textId="77777777" w:rsidR="00012D92" w:rsidRPr="002E24F0" w:rsidRDefault="00012D92" w:rsidP="00012D92">
            <w:pPr>
              <w:rPr>
                <w:sz w:val="28"/>
                <w:szCs w:val="28"/>
              </w:rPr>
            </w:pPr>
            <w:r w:rsidRPr="002E24F0">
              <w:rPr>
                <w:sz w:val="28"/>
                <w:szCs w:val="28"/>
              </w:rPr>
              <w:t>Đón khách</w:t>
            </w:r>
          </w:p>
        </w:tc>
        <w:tc>
          <w:tcPr>
            <w:tcW w:w="2638" w:type="dxa"/>
          </w:tcPr>
          <w:p w14:paraId="4F3E3423" w14:textId="77777777" w:rsidR="00012D92" w:rsidRPr="002E24F0" w:rsidRDefault="00012D92" w:rsidP="00012D92">
            <w:pPr>
              <w:rPr>
                <w:sz w:val="28"/>
                <w:szCs w:val="28"/>
              </w:rPr>
            </w:pPr>
            <w:r w:rsidRPr="002E24F0">
              <w:rPr>
                <w:sz w:val="28"/>
                <w:szCs w:val="28"/>
              </w:rPr>
              <w:t>Bố trí lễ tân đón tiếp khách, đại biểu</w:t>
            </w:r>
          </w:p>
        </w:tc>
        <w:tc>
          <w:tcPr>
            <w:tcW w:w="1473" w:type="dxa"/>
          </w:tcPr>
          <w:p w14:paraId="20630745" w14:textId="77777777" w:rsidR="00012D92" w:rsidRPr="002E24F0" w:rsidRDefault="00012D92" w:rsidP="00012D92">
            <w:pPr>
              <w:rPr>
                <w:sz w:val="28"/>
                <w:szCs w:val="28"/>
              </w:rPr>
            </w:pPr>
            <w:r w:rsidRPr="002E24F0">
              <w:rPr>
                <w:sz w:val="28"/>
                <w:szCs w:val="28"/>
              </w:rPr>
              <w:t xml:space="preserve">17h30 </w:t>
            </w:r>
          </w:p>
        </w:tc>
        <w:tc>
          <w:tcPr>
            <w:tcW w:w="2267" w:type="dxa"/>
          </w:tcPr>
          <w:p w14:paraId="121AB2C4" w14:textId="77777777" w:rsidR="00012D92" w:rsidRPr="002E24F0" w:rsidRDefault="00012D92" w:rsidP="00012D92">
            <w:pPr>
              <w:rPr>
                <w:sz w:val="28"/>
                <w:szCs w:val="28"/>
              </w:rPr>
            </w:pPr>
            <w:r w:rsidRPr="002E24F0">
              <w:rPr>
                <w:sz w:val="28"/>
                <w:szCs w:val="28"/>
              </w:rPr>
              <w:t>Mở nhạc để đón khách</w:t>
            </w:r>
          </w:p>
        </w:tc>
      </w:tr>
      <w:tr w:rsidR="00012D92" w:rsidRPr="002E24F0" w14:paraId="733E6739" w14:textId="77777777" w:rsidTr="00012D92">
        <w:tc>
          <w:tcPr>
            <w:tcW w:w="704" w:type="dxa"/>
          </w:tcPr>
          <w:p w14:paraId="7615E75E" w14:textId="77777777" w:rsidR="00012D92" w:rsidRPr="002E24F0" w:rsidRDefault="00012D92" w:rsidP="00012D92">
            <w:pPr>
              <w:rPr>
                <w:sz w:val="28"/>
                <w:szCs w:val="28"/>
              </w:rPr>
            </w:pPr>
            <w:r w:rsidRPr="002E24F0">
              <w:rPr>
                <w:sz w:val="28"/>
                <w:szCs w:val="28"/>
              </w:rPr>
              <w:t>2</w:t>
            </w:r>
          </w:p>
        </w:tc>
        <w:tc>
          <w:tcPr>
            <w:tcW w:w="2268" w:type="dxa"/>
          </w:tcPr>
          <w:p w14:paraId="4159EE65" w14:textId="77777777" w:rsidR="00012D92" w:rsidRPr="002E24F0" w:rsidRDefault="00012D92" w:rsidP="00012D92">
            <w:pPr>
              <w:rPr>
                <w:sz w:val="28"/>
                <w:szCs w:val="28"/>
              </w:rPr>
            </w:pPr>
            <w:r w:rsidRPr="002E24F0">
              <w:rPr>
                <w:sz w:val="28"/>
                <w:szCs w:val="28"/>
              </w:rPr>
              <w:t xml:space="preserve">MC mời khách ổn định chổ đứng </w:t>
            </w:r>
          </w:p>
        </w:tc>
        <w:tc>
          <w:tcPr>
            <w:tcW w:w="2638" w:type="dxa"/>
          </w:tcPr>
          <w:p w14:paraId="321B6C3D" w14:textId="77777777" w:rsidR="00012D92" w:rsidRPr="002E24F0" w:rsidRDefault="00012D92" w:rsidP="00012D92">
            <w:pPr>
              <w:rPr>
                <w:sz w:val="28"/>
                <w:szCs w:val="28"/>
              </w:rPr>
            </w:pPr>
            <w:r w:rsidRPr="002E24F0">
              <w:rPr>
                <w:sz w:val="28"/>
                <w:szCs w:val="28"/>
              </w:rPr>
              <w:t>Mc chưa cần lên sân khấu vào lúc này. Chỉ cần ở hậu đài để nói là được</w:t>
            </w:r>
          </w:p>
        </w:tc>
        <w:tc>
          <w:tcPr>
            <w:tcW w:w="1473" w:type="dxa"/>
          </w:tcPr>
          <w:p w14:paraId="611427F1" w14:textId="77777777" w:rsidR="00012D92" w:rsidRPr="002E24F0" w:rsidRDefault="00012D92" w:rsidP="00012D92">
            <w:pPr>
              <w:rPr>
                <w:sz w:val="28"/>
                <w:szCs w:val="28"/>
              </w:rPr>
            </w:pPr>
            <w:r w:rsidRPr="002E24F0">
              <w:rPr>
                <w:sz w:val="28"/>
                <w:szCs w:val="28"/>
              </w:rPr>
              <w:t>18h00</w:t>
            </w:r>
          </w:p>
        </w:tc>
        <w:tc>
          <w:tcPr>
            <w:tcW w:w="2267" w:type="dxa"/>
          </w:tcPr>
          <w:p w14:paraId="5D4D22D7" w14:textId="77777777" w:rsidR="00012D92" w:rsidRPr="002E24F0" w:rsidRDefault="00012D92" w:rsidP="00012D92">
            <w:pPr>
              <w:rPr>
                <w:sz w:val="28"/>
                <w:szCs w:val="28"/>
              </w:rPr>
            </w:pPr>
            <w:r w:rsidRPr="002E24F0">
              <w:rPr>
                <w:sz w:val="28"/>
                <w:szCs w:val="28"/>
              </w:rPr>
              <w:t>Âm thanh, ánh sáng kỹ thuật sân khấu chuẩn bị</w:t>
            </w:r>
          </w:p>
        </w:tc>
      </w:tr>
      <w:tr w:rsidR="00012D92" w:rsidRPr="002E24F0" w14:paraId="4DDFC084" w14:textId="77777777" w:rsidTr="00012D92">
        <w:tc>
          <w:tcPr>
            <w:tcW w:w="704" w:type="dxa"/>
          </w:tcPr>
          <w:p w14:paraId="3C0ADCBC" w14:textId="77777777" w:rsidR="00012D92" w:rsidRPr="002E24F0" w:rsidRDefault="00012D92" w:rsidP="00012D92">
            <w:pPr>
              <w:rPr>
                <w:sz w:val="28"/>
                <w:szCs w:val="28"/>
              </w:rPr>
            </w:pPr>
            <w:r w:rsidRPr="002E24F0">
              <w:rPr>
                <w:sz w:val="28"/>
                <w:szCs w:val="28"/>
              </w:rPr>
              <w:t>3</w:t>
            </w:r>
          </w:p>
        </w:tc>
        <w:tc>
          <w:tcPr>
            <w:tcW w:w="2268" w:type="dxa"/>
          </w:tcPr>
          <w:p w14:paraId="07C2E8D9" w14:textId="77777777" w:rsidR="00012D92" w:rsidRPr="002E24F0" w:rsidRDefault="00012D92" w:rsidP="00012D92">
            <w:pPr>
              <w:rPr>
                <w:sz w:val="28"/>
                <w:szCs w:val="28"/>
              </w:rPr>
            </w:pPr>
            <w:r w:rsidRPr="002E24F0">
              <w:rPr>
                <w:sz w:val="28"/>
                <w:szCs w:val="28"/>
              </w:rPr>
              <w:t>Tiết mục nhảy ca mở màn 1</w:t>
            </w:r>
          </w:p>
        </w:tc>
        <w:tc>
          <w:tcPr>
            <w:tcW w:w="2638" w:type="dxa"/>
          </w:tcPr>
          <w:p w14:paraId="5B6B8A6C" w14:textId="77777777" w:rsidR="00012D92" w:rsidRPr="002E24F0" w:rsidRDefault="00012D92" w:rsidP="00012D92">
            <w:pPr>
              <w:rPr>
                <w:sz w:val="28"/>
                <w:szCs w:val="28"/>
              </w:rPr>
            </w:pPr>
            <w:r w:rsidRPr="002E24F0">
              <w:rPr>
                <w:sz w:val="28"/>
                <w:szCs w:val="28"/>
              </w:rPr>
              <w:t>Tiết mục do Nhóm Nhảy        “ jingle bell “</w:t>
            </w:r>
          </w:p>
        </w:tc>
        <w:tc>
          <w:tcPr>
            <w:tcW w:w="1473" w:type="dxa"/>
          </w:tcPr>
          <w:p w14:paraId="47AA36E9" w14:textId="77777777" w:rsidR="00012D92" w:rsidRPr="002E24F0" w:rsidRDefault="00012D92" w:rsidP="00012D92">
            <w:pPr>
              <w:rPr>
                <w:sz w:val="28"/>
                <w:szCs w:val="28"/>
              </w:rPr>
            </w:pPr>
            <w:r w:rsidRPr="002E24F0">
              <w:rPr>
                <w:sz w:val="28"/>
                <w:szCs w:val="28"/>
              </w:rPr>
              <w:t>18h00 – 18h05</w:t>
            </w:r>
          </w:p>
        </w:tc>
        <w:tc>
          <w:tcPr>
            <w:tcW w:w="2267" w:type="dxa"/>
          </w:tcPr>
          <w:p w14:paraId="68097523"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645B974D" w14:textId="77777777" w:rsidTr="00012D92">
        <w:tc>
          <w:tcPr>
            <w:tcW w:w="704" w:type="dxa"/>
          </w:tcPr>
          <w:p w14:paraId="1BE96B03" w14:textId="77777777" w:rsidR="00012D92" w:rsidRPr="002E24F0" w:rsidRDefault="00012D92" w:rsidP="00012D92">
            <w:pPr>
              <w:rPr>
                <w:sz w:val="28"/>
                <w:szCs w:val="28"/>
              </w:rPr>
            </w:pPr>
            <w:r w:rsidRPr="002E24F0">
              <w:rPr>
                <w:sz w:val="28"/>
                <w:szCs w:val="28"/>
              </w:rPr>
              <w:t>4</w:t>
            </w:r>
          </w:p>
        </w:tc>
        <w:tc>
          <w:tcPr>
            <w:tcW w:w="2268" w:type="dxa"/>
          </w:tcPr>
          <w:p w14:paraId="64BB0A82" w14:textId="77777777" w:rsidR="00012D92" w:rsidRPr="002E24F0" w:rsidRDefault="00012D92" w:rsidP="00012D92">
            <w:pPr>
              <w:rPr>
                <w:sz w:val="28"/>
                <w:szCs w:val="28"/>
              </w:rPr>
            </w:pPr>
            <w:r w:rsidRPr="002E24F0">
              <w:rPr>
                <w:sz w:val="28"/>
                <w:szCs w:val="28"/>
              </w:rPr>
              <w:t>Tiết mục hát đơn ca</w:t>
            </w:r>
          </w:p>
        </w:tc>
        <w:tc>
          <w:tcPr>
            <w:tcW w:w="2638" w:type="dxa"/>
          </w:tcPr>
          <w:p w14:paraId="768F14CF" w14:textId="77777777" w:rsidR="00012D92" w:rsidRPr="002E24F0" w:rsidRDefault="00012D92" w:rsidP="00012D92">
            <w:pPr>
              <w:rPr>
                <w:sz w:val="28"/>
                <w:szCs w:val="28"/>
              </w:rPr>
            </w:pPr>
            <w:r w:rsidRPr="002E24F0">
              <w:rPr>
                <w:sz w:val="28"/>
                <w:szCs w:val="28"/>
              </w:rPr>
              <w:t xml:space="preserve">Tiết mục bạn Thành Trí với ca khúc “ Lemoon Tree “  </w:t>
            </w:r>
          </w:p>
        </w:tc>
        <w:tc>
          <w:tcPr>
            <w:tcW w:w="1473" w:type="dxa"/>
          </w:tcPr>
          <w:p w14:paraId="6A1E4581" w14:textId="77777777" w:rsidR="00012D92" w:rsidRPr="002E24F0" w:rsidRDefault="00012D92" w:rsidP="00012D92">
            <w:pPr>
              <w:rPr>
                <w:sz w:val="28"/>
                <w:szCs w:val="28"/>
              </w:rPr>
            </w:pPr>
            <w:r w:rsidRPr="002E24F0">
              <w:rPr>
                <w:sz w:val="28"/>
                <w:szCs w:val="28"/>
              </w:rPr>
              <w:t>18h05 – 18h10</w:t>
            </w:r>
          </w:p>
        </w:tc>
        <w:tc>
          <w:tcPr>
            <w:tcW w:w="2267" w:type="dxa"/>
          </w:tcPr>
          <w:p w14:paraId="265D4CE4"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6DE1B10B" w14:textId="77777777" w:rsidTr="00012D92">
        <w:tc>
          <w:tcPr>
            <w:tcW w:w="704" w:type="dxa"/>
          </w:tcPr>
          <w:p w14:paraId="28C841F6" w14:textId="77777777" w:rsidR="00012D92" w:rsidRPr="002E24F0" w:rsidRDefault="00012D92" w:rsidP="00012D92">
            <w:pPr>
              <w:rPr>
                <w:sz w:val="28"/>
                <w:szCs w:val="28"/>
              </w:rPr>
            </w:pPr>
            <w:r w:rsidRPr="002E24F0">
              <w:rPr>
                <w:sz w:val="28"/>
                <w:szCs w:val="28"/>
              </w:rPr>
              <w:t>5</w:t>
            </w:r>
          </w:p>
        </w:tc>
        <w:tc>
          <w:tcPr>
            <w:tcW w:w="2268" w:type="dxa"/>
          </w:tcPr>
          <w:p w14:paraId="25973DCE" w14:textId="77777777" w:rsidR="00012D92" w:rsidRPr="002E24F0" w:rsidRDefault="00012D92" w:rsidP="00012D92">
            <w:pPr>
              <w:rPr>
                <w:sz w:val="28"/>
                <w:szCs w:val="28"/>
              </w:rPr>
            </w:pPr>
            <w:r w:rsidRPr="002E24F0">
              <w:rPr>
                <w:sz w:val="28"/>
                <w:szCs w:val="28"/>
              </w:rPr>
              <w:t>Chào đầu</w:t>
            </w:r>
          </w:p>
        </w:tc>
        <w:tc>
          <w:tcPr>
            <w:tcW w:w="2638" w:type="dxa"/>
          </w:tcPr>
          <w:p w14:paraId="362ACD98" w14:textId="77777777" w:rsidR="00012D92" w:rsidRPr="002E24F0" w:rsidRDefault="00012D92" w:rsidP="00012D92">
            <w:pPr>
              <w:rPr>
                <w:sz w:val="28"/>
                <w:szCs w:val="28"/>
              </w:rPr>
            </w:pPr>
            <w:r w:rsidRPr="002E24F0">
              <w:rPr>
                <w:sz w:val="28"/>
                <w:szCs w:val="28"/>
              </w:rPr>
              <w:t>Mc chào đầu tuyên bố lý do, giới thiệu đai biểu khách mời, mời đại biểu lên phát biểu</w:t>
            </w:r>
          </w:p>
          <w:p w14:paraId="231E1E2E" w14:textId="77777777" w:rsidR="00012D92" w:rsidRPr="002E24F0" w:rsidRDefault="00012D92" w:rsidP="00012D92">
            <w:pPr>
              <w:rPr>
                <w:sz w:val="28"/>
                <w:szCs w:val="28"/>
              </w:rPr>
            </w:pPr>
            <w:r w:rsidRPr="002E24F0">
              <w:rPr>
                <w:sz w:val="28"/>
                <w:szCs w:val="28"/>
              </w:rPr>
              <w:t>Mc cảm ơn đại diện phát biểu</w:t>
            </w:r>
          </w:p>
        </w:tc>
        <w:tc>
          <w:tcPr>
            <w:tcW w:w="1473" w:type="dxa"/>
          </w:tcPr>
          <w:p w14:paraId="55789C02" w14:textId="77777777" w:rsidR="00012D92" w:rsidRPr="002E24F0" w:rsidRDefault="00012D92" w:rsidP="00012D92">
            <w:pPr>
              <w:rPr>
                <w:sz w:val="28"/>
                <w:szCs w:val="28"/>
              </w:rPr>
            </w:pPr>
            <w:r w:rsidRPr="002E24F0">
              <w:rPr>
                <w:sz w:val="28"/>
                <w:szCs w:val="28"/>
              </w:rPr>
              <w:t>18h10 – 18h15</w:t>
            </w:r>
          </w:p>
        </w:tc>
        <w:tc>
          <w:tcPr>
            <w:tcW w:w="2267" w:type="dxa"/>
          </w:tcPr>
          <w:p w14:paraId="0F05D5A4" w14:textId="77777777" w:rsidR="00012D92" w:rsidRPr="002E24F0" w:rsidRDefault="00012D92" w:rsidP="00012D92">
            <w:pPr>
              <w:rPr>
                <w:sz w:val="28"/>
                <w:szCs w:val="28"/>
              </w:rPr>
            </w:pPr>
          </w:p>
        </w:tc>
      </w:tr>
      <w:tr w:rsidR="00012D92" w:rsidRPr="002E24F0" w14:paraId="75AC72D4" w14:textId="77777777" w:rsidTr="00012D92">
        <w:tc>
          <w:tcPr>
            <w:tcW w:w="704" w:type="dxa"/>
          </w:tcPr>
          <w:p w14:paraId="0651E33E" w14:textId="77777777" w:rsidR="00012D92" w:rsidRPr="002E24F0" w:rsidRDefault="00012D92" w:rsidP="00012D92">
            <w:pPr>
              <w:rPr>
                <w:sz w:val="28"/>
                <w:szCs w:val="28"/>
              </w:rPr>
            </w:pPr>
            <w:r w:rsidRPr="002E24F0">
              <w:rPr>
                <w:sz w:val="28"/>
                <w:szCs w:val="28"/>
              </w:rPr>
              <w:t>6</w:t>
            </w:r>
          </w:p>
        </w:tc>
        <w:tc>
          <w:tcPr>
            <w:tcW w:w="2268" w:type="dxa"/>
          </w:tcPr>
          <w:p w14:paraId="0E8778E6" w14:textId="77777777" w:rsidR="00012D92" w:rsidRPr="002E24F0" w:rsidRDefault="00012D92" w:rsidP="00012D92">
            <w:pPr>
              <w:rPr>
                <w:sz w:val="28"/>
                <w:szCs w:val="28"/>
              </w:rPr>
            </w:pPr>
            <w:r w:rsidRPr="002E24F0">
              <w:rPr>
                <w:sz w:val="28"/>
                <w:szCs w:val="28"/>
              </w:rPr>
              <w:t xml:space="preserve">Tiết mục nhảy </w:t>
            </w:r>
          </w:p>
        </w:tc>
        <w:tc>
          <w:tcPr>
            <w:tcW w:w="2638" w:type="dxa"/>
          </w:tcPr>
          <w:p w14:paraId="7E35CBF2" w14:textId="77777777" w:rsidR="00012D92" w:rsidRPr="002E24F0" w:rsidRDefault="00012D92" w:rsidP="00012D92">
            <w:pPr>
              <w:rPr>
                <w:sz w:val="28"/>
                <w:szCs w:val="28"/>
              </w:rPr>
            </w:pPr>
            <w:r w:rsidRPr="002E24F0">
              <w:rPr>
                <w:sz w:val="28"/>
                <w:szCs w:val="28"/>
              </w:rPr>
              <w:t>Tiết mục nhảy do nhóm An Lê “ Duyên Âm ”</w:t>
            </w:r>
          </w:p>
        </w:tc>
        <w:tc>
          <w:tcPr>
            <w:tcW w:w="1473" w:type="dxa"/>
          </w:tcPr>
          <w:p w14:paraId="70DDEC30" w14:textId="77777777" w:rsidR="00012D92" w:rsidRPr="002E24F0" w:rsidRDefault="00012D92" w:rsidP="00012D92">
            <w:pPr>
              <w:rPr>
                <w:sz w:val="28"/>
                <w:szCs w:val="28"/>
              </w:rPr>
            </w:pPr>
            <w:r w:rsidRPr="002E24F0">
              <w:rPr>
                <w:sz w:val="28"/>
                <w:szCs w:val="28"/>
              </w:rPr>
              <w:t>18h15-18h20</w:t>
            </w:r>
          </w:p>
        </w:tc>
        <w:tc>
          <w:tcPr>
            <w:tcW w:w="2267" w:type="dxa"/>
          </w:tcPr>
          <w:p w14:paraId="0CBACF39"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1E201970" w14:textId="77777777" w:rsidTr="00012D92">
        <w:tc>
          <w:tcPr>
            <w:tcW w:w="704" w:type="dxa"/>
          </w:tcPr>
          <w:p w14:paraId="73BE26E6" w14:textId="77777777" w:rsidR="00012D92" w:rsidRPr="002E24F0" w:rsidRDefault="00012D92" w:rsidP="00012D92">
            <w:pPr>
              <w:rPr>
                <w:sz w:val="28"/>
                <w:szCs w:val="28"/>
              </w:rPr>
            </w:pPr>
            <w:r w:rsidRPr="002E24F0">
              <w:rPr>
                <w:sz w:val="28"/>
                <w:szCs w:val="28"/>
              </w:rPr>
              <w:t>7</w:t>
            </w:r>
          </w:p>
        </w:tc>
        <w:tc>
          <w:tcPr>
            <w:tcW w:w="2268" w:type="dxa"/>
          </w:tcPr>
          <w:p w14:paraId="60E7375E" w14:textId="77777777" w:rsidR="00012D92" w:rsidRPr="002E24F0" w:rsidRDefault="00012D92" w:rsidP="00012D92">
            <w:pPr>
              <w:rPr>
                <w:sz w:val="28"/>
                <w:szCs w:val="28"/>
              </w:rPr>
            </w:pPr>
            <w:r w:rsidRPr="002E24F0">
              <w:rPr>
                <w:sz w:val="28"/>
                <w:szCs w:val="28"/>
              </w:rPr>
              <w:t>Dùng tiệc buffee</w:t>
            </w:r>
          </w:p>
        </w:tc>
        <w:tc>
          <w:tcPr>
            <w:tcW w:w="2638" w:type="dxa"/>
          </w:tcPr>
          <w:p w14:paraId="21440E0E" w14:textId="77777777" w:rsidR="00012D92" w:rsidRPr="002E24F0" w:rsidRDefault="00012D92" w:rsidP="00012D92">
            <w:pPr>
              <w:rPr>
                <w:sz w:val="28"/>
                <w:szCs w:val="28"/>
              </w:rPr>
            </w:pPr>
            <w:r w:rsidRPr="002E24F0">
              <w:rPr>
                <w:sz w:val="28"/>
                <w:szCs w:val="28"/>
              </w:rPr>
              <w:t>Mc mời khách mời tới quầy buffet dùng tiệc và thưởng thức các nước uống do bạn Nguyễn Thế Kỹ  pha chế</w:t>
            </w:r>
          </w:p>
        </w:tc>
        <w:tc>
          <w:tcPr>
            <w:tcW w:w="1473" w:type="dxa"/>
          </w:tcPr>
          <w:p w14:paraId="4ADC010F" w14:textId="77777777" w:rsidR="00012D92" w:rsidRPr="002E24F0" w:rsidRDefault="00012D92" w:rsidP="00012D92">
            <w:pPr>
              <w:rPr>
                <w:sz w:val="28"/>
                <w:szCs w:val="28"/>
              </w:rPr>
            </w:pPr>
            <w:r w:rsidRPr="002E24F0">
              <w:rPr>
                <w:sz w:val="28"/>
                <w:szCs w:val="28"/>
              </w:rPr>
              <w:t>18h20-18h50</w:t>
            </w:r>
          </w:p>
        </w:tc>
        <w:tc>
          <w:tcPr>
            <w:tcW w:w="2267" w:type="dxa"/>
          </w:tcPr>
          <w:p w14:paraId="75216B59" w14:textId="77777777" w:rsidR="00012D92" w:rsidRPr="002E24F0" w:rsidRDefault="00012D92" w:rsidP="00012D92">
            <w:pPr>
              <w:rPr>
                <w:sz w:val="28"/>
                <w:szCs w:val="28"/>
              </w:rPr>
            </w:pPr>
          </w:p>
        </w:tc>
      </w:tr>
      <w:tr w:rsidR="00012D92" w:rsidRPr="002E24F0" w14:paraId="04A38A7C" w14:textId="77777777" w:rsidTr="00012D92">
        <w:tc>
          <w:tcPr>
            <w:tcW w:w="704" w:type="dxa"/>
          </w:tcPr>
          <w:p w14:paraId="507CAAF0" w14:textId="77777777" w:rsidR="00012D92" w:rsidRPr="002E24F0" w:rsidRDefault="00012D92" w:rsidP="00012D92">
            <w:pPr>
              <w:rPr>
                <w:sz w:val="28"/>
                <w:szCs w:val="28"/>
              </w:rPr>
            </w:pPr>
          </w:p>
          <w:p w14:paraId="59B69D71" w14:textId="77777777" w:rsidR="00012D92" w:rsidRPr="002E24F0" w:rsidRDefault="00012D92" w:rsidP="00012D92">
            <w:pPr>
              <w:rPr>
                <w:sz w:val="28"/>
                <w:szCs w:val="28"/>
              </w:rPr>
            </w:pPr>
            <w:r w:rsidRPr="002E24F0">
              <w:rPr>
                <w:sz w:val="28"/>
                <w:szCs w:val="28"/>
              </w:rPr>
              <w:t>8</w:t>
            </w:r>
          </w:p>
        </w:tc>
        <w:tc>
          <w:tcPr>
            <w:tcW w:w="2268" w:type="dxa"/>
          </w:tcPr>
          <w:p w14:paraId="4DC2D33D" w14:textId="77777777" w:rsidR="00012D92" w:rsidRPr="002E24F0" w:rsidRDefault="00012D92" w:rsidP="00012D92">
            <w:pPr>
              <w:rPr>
                <w:sz w:val="28"/>
                <w:szCs w:val="28"/>
              </w:rPr>
            </w:pPr>
            <w:r w:rsidRPr="002E24F0">
              <w:rPr>
                <w:sz w:val="28"/>
                <w:szCs w:val="28"/>
              </w:rPr>
              <w:t>Tiết mục hát đơn ca</w:t>
            </w:r>
          </w:p>
        </w:tc>
        <w:tc>
          <w:tcPr>
            <w:tcW w:w="2638" w:type="dxa"/>
          </w:tcPr>
          <w:p w14:paraId="462EA72C" w14:textId="77777777" w:rsidR="00012D92" w:rsidRPr="002E24F0" w:rsidRDefault="00012D92" w:rsidP="00012D92">
            <w:pPr>
              <w:rPr>
                <w:sz w:val="28"/>
                <w:szCs w:val="28"/>
              </w:rPr>
            </w:pPr>
            <w:r w:rsidRPr="002E24F0">
              <w:rPr>
                <w:sz w:val="28"/>
                <w:szCs w:val="28"/>
              </w:rPr>
              <w:t>Tiết mục do bạn Thu Phương Trình bày: Giáng sinh rộn ràng</w:t>
            </w:r>
          </w:p>
        </w:tc>
        <w:tc>
          <w:tcPr>
            <w:tcW w:w="1473" w:type="dxa"/>
          </w:tcPr>
          <w:p w14:paraId="06D01EED" w14:textId="77777777" w:rsidR="00012D92" w:rsidRPr="002E24F0" w:rsidRDefault="00012D92" w:rsidP="00012D92">
            <w:pPr>
              <w:rPr>
                <w:sz w:val="28"/>
                <w:szCs w:val="28"/>
              </w:rPr>
            </w:pPr>
            <w:r w:rsidRPr="002E24F0">
              <w:rPr>
                <w:sz w:val="28"/>
                <w:szCs w:val="28"/>
              </w:rPr>
              <w:t>18h50-18h55</w:t>
            </w:r>
          </w:p>
        </w:tc>
        <w:tc>
          <w:tcPr>
            <w:tcW w:w="2267" w:type="dxa"/>
          </w:tcPr>
          <w:p w14:paraId="793F18B3"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426FBC43" w14:textId="77777777" w:rsidTr="00012D92">
        <w:tc>
          <w:tcPr>
            <w:tcW w:w="704" w:type="dxa"/>
          </w:tcPr>
          <w:p w14:paraId="1104697A" w14:textId="77777777" w:rsidR="00012D92" w:rsidRPr="002E24F0" w:rsidRDefault="00012D92" w:rsidP="00012D92">
            <w:pPr>
              <w:rPr>
                <w:sz w:val="28"/>
                <w:szCs w:val="28"/>
              </w:rPr>
            </w:pPr>
            <w:r w:rsidRPr="002E24F0">
              <w:rPr>
                <w:sz w:val="28"/>
                <w:szCs w:val="28"/>
              </w:rPr>
              <w:t>9</w:t>
            </w:r>
          </w:p>
        </w:tc>
        <w:tc>
          <w:tcPr>
            <w:tcW w:w="2268" w:type="dxa"/>
          </w:tcPr>
          <w:p w14:paraId="714F2A29" w14:textId="77777777" w:rsidR="00012D92" w:rsidRPr="002E24F0" w:rsidRDefault="00012D92" w:rsidP="00012D92">
            <w:pPr>
              <w:rPr>
                <w:sz w:val="28"/>
                <w:szCs w:val="28"/>
              </w:rPr>
            </w:pPr>
            <w:r w:rsidRPr="002E24F0">
              <w:rPr>
                <w:sz w:val="28"/>
                <w:szCs w:val="28"/>
              </w:rPr>
              <w:t>Tiết mục hát đơn ca</w:t>
            </w:r>
          </w:p>
        </w:tc>
        <w:tc>
          <w:tcPr>
            <w:tcW w:w="2638" w:type="dxa"/>
          </w:tcPr>
          <w:p w14:paraId="0511539F" w14:textId="77777777" w:rsidR="00012D92" w:rsidRPr="002E24F0" w:rsidRDefault="00012D92" w:rsidP="00012D92">
            <w:pPr>
              <w:rPr>
                <w:sz w:val="28"/>
                <w:szCs w:val="28"/>
              </w:rPr>
            </w:pPr>
            <w:r w:rsidRPr="002E24F0">
              <w:rPr>
                <w:sz w:val="28"/>
                <w:szCs w:val="28"/>
              </w:rPr>
              <w:t>Tiết mục hát và đàn ghita của bạn Nguyễn Yến với ca khúc “ Let me down slowly “</w:t>
            </w:r>
          </w:p>
        </w:tc>
        <w:tc>
          <w:tcPr>
            <w:tcW w:w="1473" w:type="dxa"/>
          </w:tcPr>
          <w:p w14:paraId="04C19D75" w14:textId="77777777" w:rsidR="00012D92" w:rsidRPr="002E24F0" w:rsidRDefault="00012D92" w:rsidP="00012D92">
            <w:pPr>
              <w:rPr>
                <w:sz w:val="28"/>
                <w:szCs w:val="28"/>
              </w:rPr>
            </w:pPr>
            <w:r w:rsidRPr="002E24F0">
              <w:rPr>
                <w:sz w:val="28"/>
                <w:szCs w:val="28"/>
              </w:rPr>
              <w:t>18h55-19h00</w:t>
            </w:r>
          </w:p>
        </w:tc>
        <w:tc>
          <w:tcPr>
            <w:tcW w:w="2267" w:type="dxa"/>
          </w:tcPr>
          <w:p w14:paraId="12C248CE"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7BC8BE12" w14:textId="77777777" w:rsidTr="00012D92">
        <w:tc>
          <w:tcPr>
            <w:tcW w:w="704" w:type="dxa"/>
          </w:tcPr>
          <w:p w14:paraId="53961D5F" w14:textId="77777777" w:rsidR="00012D92" w:rsidRPr="002E24F0" w:rsidRDefault="00012D92" w:rsidP="00012D92">
            <w:pPr>
              <w:rPr>
                <w:sz w:val="28"/>
                <w:szCs w:val="28"/>
              </w:rPr>
            </w:pPr>
            <w:r w:rsidRPr="002E24F0">
              <w:rPr>
                <w:sz w:val="28"/>
                <w:szCs w:val="28"/>
              </w:rPr>
              <w:t>10</w:t>
            </w:r>
          </w:p>
        </w:tc>
        <w:tc>
          <w:tcPr>
            <w:tcW w:w="2268" w:type="dxa"/>
          </w:tcPr>
          <w:p w14:paraId="40F1A6D8" w14:textId="77777777" w:rsidR="00012D92" w:rsidRPr="002E24F0" w:rsidRDefault="00012D92" w:rsidP="00012D92">
            <w:pPr>
              <w:rPr>
                <w:sz w:val="28"/>
                <w:szCs w:val="28"/>
              </w:rPr>
            </w:pPr>
            <w:r w:rsidRPr="002E24F0">
              <w:rPr>
                <w:sz w:val="28"/>
                <w:szCs w:val="28"/>
              </w:rPr>
              <w:t>Trò chơi 1</w:t>
            </w:r>
          </w:p>
        </w:tc>
        <w:tc>
          <w:tcPr>
            <w:tcW w:w="2638" w:type="dxa"/>
          </w:tcPr>
          <w:p w14:paraId="119A8470" w14:textId="77777777" w:rsidR="00012D92" w:rsidRPr="002E24F0" w:rsidRDefault="00012D92" w:rsidP="00012D92">
            <w:pPr>
              <w:rPr>
                <w:sz w:val="28"/>
                <w:szCs w:val="28"/>
              </w:rPr>
            </w:pPr>
            <w:r w:rsidRPr="002E24F0">
              <w:rPr>
                <w:sz w:val="28"/>
                <w:szCs w:val="28"/>
              </w:rPr>
              <w:t>Trò chơi “ Đoán ý đồng đội “</w:t>
            </w:r>
          </w:p>
        </w:tc>
        <w:tc>
          <w:tcPr>
            <w:tcW w:w="1473" w:type="dxa"/>
          </w:tcPr>
          <w:p w14:paraId="6FD7799A" w14:textId="77777777" w:rsidR="00012D92" w:rsidRPr="002E24F0" w:rsidRDefault="00012D92" w:rsidP="00012D92">
            <w:pPr>
              <w:rPr>
                <w:sz w:val="28"/>
                <w:szCs w:val="28"/>
              </w:rPr>
            </w:pPr>
            <w:r w:rsidRPr="002E24F0">
              <w:rPr>
                <w:sz w:val="28"/>
                <w:szCs w:val="28"/>
              </w:rPr>
              <w:t>19h00 – 19h20</w:t>
            </w:r>
          </w:p>
        </w:tc>
        <w:tc>
          <w:tcPr>
            <w:tcW w:w="2267" w:type="dxa"/>
          </w:tcPr>
          <w:p w14:paraId="3860FCA3" w14:textId="77777777" w:rsidR="00012D92" w:rsidRPr="002E24F0" w:rsidRDefault="00012D92" w:rsidP="00012D92">
            <w:pPr>
              <w:rPr>
                <w:sz w:val="28"/>
                <w:szCs w:val="28"/>
              </w:rPr>
            </w:pPr>
          </w:p>
        </w:tc>
      </w:tr>
      <w:tr w:rsidR="00012D92" w:rsidRPr="002E24F0" w14:paraId="2AC0881B" w14:textId="77777777" w:rsidTr="00012D92">
        <w:tc>
          <w:tcPr>
            <w:tcW w:w="704" w:type="dxa"/>
          </w:tcPr>
          <w:p w14:paraId="5F30B5F8" w14:textId="77777777" w:rsidR="00012D92" w:rsidRPr="002E24F0" w:rsidRDefault="00012D92" w:rsidP="00012D92">
            <w:pPr>
              <w:rPr>
                <w:sz w:val="28"/>
                <w:szCs w:val="28"/>
              </w:rPr>
            </w:pPr>
            <w:r w:rsidRPr="002E24F0">
              <w:rPr>
                <w:sz w:val="28"/>
                <w:szCs w:val="28"/>
              </w:rPr>
              <w:t>12</w:t>
            </w:r>
          </w:p>
        </w:tc>
        <w:tc>
          <w:tcPr>
            <w:tcW w:w="2268" w:type="dxa"/>
          </w:tcPr>
          <w:p w14:paraId="6AC1C7A1" w14:textId="77777777" w:rsidR="00012D92" w:rsidRPr="002E24F0" w:rsidRDefault="00012D92" w:rsidP="00012D92">
            <w:pPr>
              <w:rPr>
                <w:sz w:val="28"/>
                <w:szCs w:val="28"/>
              </w:rPr>
            </w:pPr>
            <w:r w:rsidRPr="002E24F0">
              <w:rPr>
                <w:sz w:val="28"/>
                <w:szCs w:val="28"/>
              </w:rPr>
              <w:t xml:space="preserve">Tiết mục hát nhảy </w:t>
            </w:r>
          </w:p>
        </w:tc>
        <w:tc>
          <w:tcPr>
            <w:tcW w:w="2638" w:type="dxa"/>
          </w:tcPr>
          <w:p w14:paraId="271451D8" w14:textId="77777777" w:rsidR="00012D92" w:rsidRPr="002E24F0" w:rsidRDefault="00012D92" w:rsidP="00012D92">
            <w:pPr>
              <w:rPr>
                <w:sz w:val="28"/>
                <w:szCs w:val="28"/>
              </w:rPr>
            </w:pPr>
            <w:r w:rsidRPr="002E24F0">
              <w:rPr>
                <w:sz w:val="28"/>
                <w:szCs w:val="28"/>
              </w:rPr>
              <w:t>Tiết mục do nhóm The Queen “ Em muốn anh đưa em về ”</w:t>
            </w:r>
          </w:p>
        </w:tc>
        <w:tc>
          <w:tcPr>
            <w:tcW w:w="1473" w:type="dxa"/>
          </w:tcPr>
          <w:p w14:paraId="51948397" w14:textId="77777777" w:rsidR="00012D92" w:rsidRPr="002E24F0" w:rsidRDefault="00012D92" w:rsidP="00012D92">
            <w:pPr>
              <w:rPr>
                <w:sz w:val="28"/>
                <w:szCs w:val="28"/>
              </w:rPr>
            </w:pPr>
            <w:r w:rsidRPr="002E24F0">
              <w:rPr>
                <w:sz w:val="28"/>
                <w:szCs w:val="28"/>
              </w:rPr>
              <w:t>19h20-19h25</w:t>
            </w:r>
          </w:p>
        </w:tc>
        <w:tc>
          <w:tcPr>
            <w:tcW w:w="2267" w:type="dxa"/>
          </w:tcPr>
          <w:p w14:paraId="49891391"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5E2C7215" w14:textId="77777777" w:rsidTr="00012D92">
        <w:tc>
          <w:tcPr>
            <w:tcW w:w="704" w:type="dxa"/>
          </w:tcPr>
          <w:p w14:paraId="373232E6" w14:textId="77777777" w:rsidR="00012D92" w:rsidRPr="002E24F0" w:rsidRDefault="00012D92" w:rsidP="00012D92">
            <w:pPr>
              <w:rPr>
                <w:sz w:val="28"/>
                <w:szCs w:val="28"/>
              </w:rPr>
            </w:pPr>
            <w:r w:rsidRPr="002E24F0">
              <w:rPr>
                <w:sz w:val="28"/>
                <w:szCs w:val="28"/>
              </w:rPr>
              <w:t>13</w:t>
            </w:r>
          </w:p>
        </w:tc>
        <w:tc>
          <w:tcPr>
            <w:tcW w:w="2268" w:type="dxa"/>
          </w:tcPr>
          <w:p w14:paraId="1BD77926" w14:textId="77777777" w:rsidR="00012D92" w:rsidRPr="002E24F0" w:rsidRDefault="00012D92" w:rsidP="00012D92">
            <w:pPr>
              <w:rPr>
                <w:sz w:val="28"/>
                <w:szCs w:val="28"/>
              </w:rPr>
            </w:pPr>
            <w:r w:rsidRPr="002E24F0">
              <w:rPr>
                <w:sz w:val="28"/>
                <w:szCs w:val="28"/>
              </w:rPr>
              <w:t>Tiết mục hát đơn ca</w:t>
            </w:r>
          </w:p>
        </w:tc>
        <w:tc>
          <w:tcPr>
            <w:tcW w:w="2638" w:type="dxa"/>
          </w:tcPr>
          <w:p w14:paraId="344F673E" w14:textId="77777777" w:rsidR="00012D92" w:rsidRPr="002E24F0" w:rsidRDefault="00012D92" w:rsidP="00012D92">
            <w:pPr>
              <w:rPr>
                <w:sz w:val="28"/>
                <w:szCs w:val="28"/>
              </w:rPr>
            </w:pPr>
            <w:r w:rsidRPr="002E24F0">
              <w:rPr>
                <w:sz w:val="28"/>
                <w:szCs w:val="28"/>
              </w:rPr>
              <w:t>Tiết mục do bạn Tấn Vĩ trình bày “ Sóng gió”</w:t>
            </w:r>
          </w:p>
        </w:tc>
        <w:tc>
          <w:tcPr>
            <w:tcW w:w="1473" w:type="dxa"/>
          </w:tcPr>
          <w:p w14:paraId="65389774" w14:textId="77777777" w:rsidR="00012D92" w:rsidRPr="002E24F0" w:rsidRDefault="00012D92" w:rsidP="00012D92">
            <w:pPr>
              <w:rPr>
                <w:sz w:val="28"/>
                <w:szCs w:val="28"/>
              </w:rPr>
            </w:pPr>
            <w:r w:rsidRPr="002E24F0">
              <w:rPr>
                <w:sz w:val="28"/>
                <w:szCs w:val="28"/>
              </w:rPr>
              <w:t>19h25 – 19h30</w:t>
            </w:r>
          </w:p>
        </w:tc>
        <w:tc>
          <w:tcPr>
            <w:tcW w:w="2267" w:type="dxa"/>
          </w:tcPr>
          <w:p w14:paraId="4717267D"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31195814" w14:textId="77777777" w:rsidTr="00012D92">
        <w:tc>
          <w:tcPr>
            <w:tcW w:w="704" w:type="dxa"/>
          </w:tcPr>
          <w:p w14:paraId="6A218650" w14:textId="77777777" w:rsidR="00012D92" w:rsidRPr="002E24F0" w:rsidRDefault="00012D92" w:rsidP="00012D92">
            <w:pPr>
              <w:rPr>
                <w:sz w:val="28"/>
                <w:szCs w:val="28"/>
              </w:rPr>
            </w:pPr>
            <w:r w:rsidRPr="002E24F0">
              <w:rPr>
                <w:sz w:val="28"/>
                <w:szCs w:val="28"/>
              </w:rPr>
              <w:t>14</w:t>
            </w:r>
          </w:p>
        </w:tc>
        <w:tc>
          <w:tcPr>
            <w:tcW w:w="2268" w:type="dxa"/>
          </w:tcPr>
          <w:p w14:paraId="232AA07A" w14:textId="77777777" w:rsidR="00012D92" w:rsidRPr="002E24F0" w:rsidRDefault="00012D92" w:rsidP="00012D92">
            <w:pPr>
              <w:rPr>
                <w:sz w:val="28"/>
                <w:szCs w:val="28"/>
              </w:rPr>
            </w:pPr>
            <w:r w:rsidRPr="002E24F0">
              <w:rPr>
                <w:sz w:val="28"/>
                <w:szCs w:val="28"/>
              </w:rPr>
              <w:t>Tiết mục thổi sao</w:t>
            </w:r>
          </w:p>
        </w:tc>
        <w:tc>
          <w:tcPr>
            <w:tcW w:w="2638" w:type="dxa"/>
          </w:tcPr>
          <w:p w14:paraId="355B3400" w14:textId="77777777" w:rsidR="00012D92" w:rsidRPr="002E24F0" w:rsidRDefault="00012D92" w:rsidP="00012D92">
            <w:pPr>
              <w:rPr>
                <w:sz w:val="28"/>
                <w:szCs w:val="28"/>
              </w:rPr>
            </w:pPr>
            <w:r w:rsidRPr="002E24F0">
              <w:rPr>
                <w:sz w:val="28"/>
                <w:szCs w:val="28"/>
              </w:rPr>
              <w:t>Tiết mục thổi sáo của bạn “ Nghình Lê “</w:t>
            </w:r>
          </w:p>
        </w:tc>
        <w:tc>
          <w:tcPr>
            <w:tcW w:w="1473" w:type="dxa"/>
          </w:tcPr>
          <w:p w14:paraId="06E6A903" w14:textId="77777777" w:rsidR="00012D92" w:rsidRPr="002E24F0" w:rsidRDefault="00012D92" w:rsidP="00012D92">
            <w:pPr>
              <w:rPr>
                <w:sz w:val="28"/>
                <w:szCs w:val="28"/>
              </w:rPr>
            </w:pPr>
            <w:r w:rsidRPr="002E24F0">
              <w:rPr>
                <w:sz w:val="28"/>
                <w:szCs w:val="28"/>
              </w:rPr>
              <w:t>19h30- 19h35</w:t>
            </w:r>
          </w:p>
        </w:tc>
        <w:tc>
          <w:tcPr>
            <w:tcW w:w="2267" w:type="dxa"/>
          </w:tcPr>
          <w:p w14:paraId="59EE96BB"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093304D9" w14:textId="77777777" w:rsidTr="00012D92">
        <w:tc>
          <w:tcPr>
            <w:tcW w:w="704" w:type="dxa"/>
          </w:tcPr>
          <w:p w14:paraId="3454D06E" w14:textId="77777777" w:rsidR="00012D92" w:rsidRPr="002E24F0" w:rsidRDefault="00012D92" w:rsidP="00012D92">
            <w:pPr>
              <w:rPr>
                <w:sz w:val="28"/>
                <w:szCs w:val="28"/>
              </w:rPr>
            </w:pPr>
            <w:r w:rsidRPr="002E24F0">
              <w:rPr>
                <w:sz w:val="28"/>
                <w:szCs w:val="28"/>
              </w:rPr>
              <w:t>15</w:t>
            </w:r>
          </w:p>
        </w:tc>
        <w:tc>
          <w:tcPr>
            <w:tcW w:w="2268" w:type="dxa"/>
          </w:tcPr>
          <w:p w14:paraId="34CCEBA5" w14:textId="77777777" w:rsidR="00012D92" w:rsidRPr="002E24F0" w:rsidRDefault="00012D92" w:rsidP="00012D92">
            <w:pPr>
              <w:rPr>
                <w:sz w:val="28"/>
                <w:szCs w:val="28"/>
              </w:rPr>
            </w:pPr>
            <w:r w:rsidRPr="002E24F0">
              <w:rPr>
                <w:sz w:val="28"/>
                <w:szCs w:val="28"/>
              </w:rPr>
              <w:t>Trò chơi 2</w:t>
            </w:r>
          </w:p>
        </w:tc>
        <w:tc>
          <w:tcPr>
            <w:tcW w:w="2638" w:type="dxa"/>
          </w:tcPr>
          <w:p w14:paraId="3478F10F" w14:textId="77777777" w:rsidR="00012D92" w:rsidRPr="002E24F0" w:rsidRDefault="00012D92" w:rsidP="00012D92">
            <w:pPr>
              <w:rPr>
                <w:sz w:val="28"/>
                <w:szCs w:val="28"/>
              </w:rPr>
            </w:pPr>
            <w:r w:rsidRPr="002E24F0">
              <w:rPr>
                <w:sz w:val="28"/>
                <w:szCs w:val="28"/>
              </w:rPr>
              <w:t>Trò chơi “ Rơi sticker “</w:t>
            </w:r>
          </w:p>
        </w:tc>
        <w:tc>
          <w:tcPr>
            <w:tcW w:w="1473" w:type="dxa"/>
          </w:tcPr>
          <w:p w14:paraId="1EC4974E" w14:textId="77777777" w:rsidR="00012D92" w:rsidRPr="002E24F0" w:rsidRDefault="00012D92" w:rsidP="00012D92">
            <w:pPr>
              <w:rPr>
                <w:sz w:val="28"/>
                <w:szCs w:val="28"/>
              </w:rPr>
            </w:pPr>
            <w:r w:rsidRPr="002E24F0">
              <w:rPr>
                <w:sz w:val="28"/>
                <w:szCs w:val="28"/>
              </w:rPr>
              <w:t>19h35 – 19h55</w:t>
            </w:r>
          </w:p>
        </w:tc>
        <w:tc>
          <w:tcPr>
            <w:tcW w:w="2267" w:type="dxa"/>
          </w:tcPr>
          <w:p w14:paraId="76ED506B" w14:textId="77777777" w:rsidR="00012D92" w:rsidRPr="002E24F0" w:rsidRDefault="00012D92" w:rsidP="00012D92">
            <w:pPr>
              <w:rPr>
                <w:sz w:val="28"/>
                <w:szCs w:val="28"/>
              </w:rPr>
            </w:pPr>
          </w:p>
        </w:tc>
      </w:tr>
      <w:tr w:rsidR="00012D92" w:rsidRPr="002E24F0" w14:paraId="3998440C" w14:textId="77777777" w:rsidTr="00012D92">
        <w:tc>
          <w:tcPr>
            <w:tcW w:w="704" w:type="dxa"/>
          </w:tcPr>
          <w:p w14:paraId="054DA292" w14:textId="77777777" w:rsidR="00012D92" w:rsidRPr="002E24F0" w:rsidRDefault="00012D92" w:rsidP="00012D92">
            <w:pPr>
              <w:rPr>
                <w:sz w:val="28"/>
                <w:szCs w:val="28"/>
              </w:rPr>
            </w:pPr>
            <w:r w:rsidRPr="002E24F0">
              <w:rPr>
                <w:sz w:val="28"/>
                <w:szCs w:val="28"/>
              </w:rPr>
              <w:t>16</w:t>
            </w:r>
          </w:p>
        </w:tc>
        <w:tc>
          <w:tcPr>
            <w:tcW w:w="2268" w:type="dxa"/>
          </w:tcPr>
          <w:p w14:paraId="0E627530" w14:textId="77777777" w:rsidR="00012D92" w:rsidRPr="002E24F0" w:rsidRDefault="00012D92" w:rsidP="00012D92">
            <w:pPr>
              <w:rPr>
                <w:sz w:val="28"/>
                <w:szCs w:val="28"/>
              </w:rPr>
            </w:pPr>
            <w:r w:rsidRPr="002E24F0">
              <w:rPr>
                <w:sz w:val="28"/>
                <w:szCs w:val="28"/>
              </w:rPr>
              <w:t>Tiết mục hát</w:t>
            </w:r>
          </w:p>
        </w:tc>
        <w:tc>
          <w:tcPr>
            <w:tcW w:w="2638" w:type="dxa"/>
          </w:tcPr>
          <w:p w14:paraId="7236641D" w14:textId="77777777" w:rsidR="00012D92" w:rsidRPr="002E24F0" w:rsidRDefault="00012D92" w:rsidP="00012D92">
            <w:pPr>
              <w:rPr>
                <w:sz w:val="28"/>
                <w:szCs w:val="28"/>
              </w:rPr>
            </w:pPr>
            <w:r w:rsidRPr="002E24F0">
              <w:rPr>
                <w:sz w:val="28"/>
                <w:szCs w:val="28"/>
              </w:rPr>
              <w:t>Tiết mục hát đơn ca do bạn Khánh Phong trình bày với ca khúc “ Em gì ơi “</w:t>
            </w:r>
          </w:p>
        </w:tc>
        <w:tc>
          <w:tcPr>
            <w:tcW w:w="1473" w:type="dxa"/>
          </w:tcPr>
          <w:p w14:paraId="2BAB96C9" w14:textId="77777777" w:rsidR="00012D92" w:rsidRPr="002E24F0" w:rsidRDefault="00012D92" w:rsidP="00012D92">
            <w:pPr>
              <w:rPr>
                <w:sz w:val="28"/>
                <w:szCs w:val="28"/>
              </w:rPr>
            </w:pPr>
            <w:r w:rsidRPr="002E24F0">
              <w:rPr>
                <w:sz w:val="28"/>
                <w:szCs w:val="28"/>
              </w:rPr>
              <w:t>19h55 – 20h00</w:t>
            </w:r>
          </w:p>
        </w:tc>
        <w:tc>
          <w:tcPr>
            <w:tcW w:w="2267" w:type="dxa"/>
          </w:tcPr>
          <w:p w14:paraId="70C4665F"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62562612" w14:textId="77777777" w:rsidTr="00012D92">
        <w:tc>
          <w:tcPr>
            <w:tcW w:w="704" w:type="dxa"/>
          </w:tcPr>
          <w:p w14:paraId="21774BD0" w14:textId="77777777" w:rsidR="00012D92" w:rsidRPr="002E24F0" w:rsidRDefault="00012D92" w:rsidP="00012D92">
            <w:pPr>
              <w:rPr>
                <w:sz w:val="28"/>
                <w:szCs w:val="28"/>
              </w:rPr>
            </w:pPr>
            <w:r w:rsidRPr="002E24F0">
              <w:rPr>
                <w:sz w:val="28"/>
                <w:szCs w:val="28"/>
              </w:rPr>
              <w:t>17</w:t>
            </w:r>
          </w:p>
        </w:tc>
        <w:tc>
          <w:tcPr>
            <w:tcW w:w="2268" w:type="dxa"/>
          </w:tcPr>
          <w:p w14:paraId="78A44107" w14:textId="77777777" w:rsidR="00012D92" w:rsidRPr="002E24F0" w:rsidRDefault="00012D92" w:rsidP="00012D92">
            <w:pPr>
              <w:rPr>
                <w:sz w:val="28"/>
                <w:szCs w:val="28"/>
              </w:rPr>
            </w:pPr>
            <w:r w:rsidRPr="002E24F0">
              <w:rPr>
                <w:sz w:val="28"/>
                <w:szCs w:val="28"/>
              </w:rPr>
              <w:t>Minigame 1</w:t>
            </w:r>
          </w:p>
        </w:tc>
        <w:tc>
          <w:tcPr>
            <w:tcW w:w="2638" w:type="dxa"/>
          </w:tcPr>
          <w:p w14:paraId="505F9AE9" w14:textId="77777777" w:rsidR="00012D92" w:rsidRPr="002E24F0" w:rsidRDefault="00012D92" w:rsidP="00012D92">
            <w:pPr>
              <w:rPr>
                <w:sz w:val="28"/>
                <w:szCs w:val="28"/>
              </w:rPr>
            </w:pPr>
            <w:r w:rsidRPr="002E24F0">
              <w:rPr>
                <w:sz w:val="28"/>
                <w:szCs w:val="28"/>
              </w:rPr>
              <w:t>TRÒ CHƠI “ Mặc quần không tay “</w:t>
            </w:r>
          </w:p>
        </w:tc>
        <w:tc>
          <w:tcPr>
            <w:tcW w:w="1473" w:type="dxa"/>
          </w:tcPr>
          <w:p w14:paraId="7EC6AFBD" w14:textId="77777777" w:rsidR="00012D92" w:rsidRPr="002E24F0" w:rsidRDefault="00012D92" w:rsidP="00012D92">
            <w:pPr>
              <w:rPr>
                <w:sz w:val="28"/>
                <w:szCs w:val="28"/>
              </w:rPr>
            </w:pPr>
            <w:r w:rsidRPr="002E24F0">
              <w:rPr>
                <w:sz w:val="28"/>
                <w:szCs w:val="28"/>
              </w:rPr>
              <w:t>20h00 – 20h20</w:t>
            </w:r>
          </w:p>
        </w:tc>
        <w:tc>
          <w:tcPr>
            <w:tcW w:w="2267" w:type="dxa"/>
          </w:tcPr>
          <w:p w14:paraId="2750D05C" w14:textId="77777777" w:rsidR="00012D92" w:rsidRPr="002E24F0" w:rsidRDefault="00012D92" w:rsidP="00012D92">
            <w:pPr>
              <w:rPr>
                <w:sz w:val="28"/>
                <w:szCs w:val="28"/>
              </w:rPr>
            </w:pPr>
            <w:r w:rsidRPr="002E24F0">
              <w:rPr>
                <w:sz w:val="28"/>
                <w:szCs w:val="28"/>
              </w:rPr>
              <w:t xml:space="preserve">Âm thanh, ánh sáng hỗ trợ </w:t>
            </w:r>
          </w:p>
        </w:tc>
      </w:tr>
    </w:tbl>
    <w:p w14:paraId="1DFF79C7" w14:textId="77777777" w:rsidR="00012D92" w:rsidRPr="002E24F0" w:rsidRDefault="00012D92" w:rsidP="00012D92">
      <w:pPr>
        <w:rPr>
          <w:sz w:val="28"/>
          <w:szCs w:val="28"/>
        </w:rPr>
      </w:pPr>
      <w:r w:rsidRPr="002E24F0">
        <w:rPr>
          <w:sz w:val="28"/>
          <w:szCs w:val="28"/>
        </w:rPr>
        <w:br w:type="textWrapping" w:clear="all"/>
      </w:r>
    </w:p>
    <w:tbl>
      <w:tblPr>
        <w:tblStyle w:val="TableGrid"/>
        <w:tblW w:w="0" w:type="auto"/>
        <w:tblLook w:val="04A0" w:firstRow="1" w:lastRow="0" w:firstColumn="1" w:lastColumn="0" w:noHBand="0" w:noVBand="1"/>
      </w:tblPr>
      <w:tblGrid>
        <w:gridCol w:w="704"/>
        <w:gridCol w:w="2268"/>
        <w:gridCol w:w="2638"/>
        <w:gridCol w:w="1473"/>
        <w:gridCol w:w="2267"/>
      </w:tblGrid>
      <w:tr w:rsidR="00012D92" w:rsidRPr="002E24F0" w14:paraId="468D2C70" w14:textId="77777777" w:rsidTr="00012D92">
        <w:tc>
          <w:tcPr>
            <w:tcW w:w="704" w:type="dxa"/>
          </w:tcPr>
          <w:p w14:paraId="6CEF76B8" w14:textId="77777777" w:rsidR="00012D92" w:rsidRPr="002E24F0" w:rsidRDefault="00012D92" w:rsidP="00012D92">
            <w:pPr>
              <w:rPr>
                <w:sz w:val="28"/>
                <w:szCs w:val="28"/>
              </w:rPr>
            </w:pPr>
            <w:r w:rsidRPr="002E24F0">
              <w:rPr>
                <w:sz w:val="28"/>
                <w:szCs w:val="28"/>
              </w:rPr>
              <w:t>18</w:t>
            </w:r>
          </w:p>
        </w:tc>
        <w:tc>
          <w:tcPr>
            <w:tcW w:w="2268" w:type="dxa"/>
          </w:tcPr>
          <w:p w14:paraId="39AA7039" w14:textId="77777777" w:rsidR="00012D92" w:rsidRPr="002E24F0" w:rsidRDefault="00012D92" w:rsidP="00012D92">
            <w:pPr>
              <w:rPr>
                <w:sz w:val="28"/>
                <w:szCs w:val="28"/>
              </w:rPr>
            </w:pPr>
            <w:r w:rsidRPr="002E24F0">
              <w:rPr>
                <w:sz w:val="28"/>
                <w:szCs w:val="28"/>
              </w:rPr>
              <w:t>Tiết mục hát đơn ca</w:t>
            </w:r>
          </w:p>
        </w:tc>
        <w:tc>
          <w:tcPr>
            <w:tcW w:w="2638" w:type="dxa"/>
          </w:tcPr>
          <w:p w14:paraId="5AA00C74" w14:textId="77777777" w:rsidR="00012D92" w:rsidRPr="002E24F0" w:rsidRDefault="00012D92" w:rsidP="00012D92">
            <w:pPr>
              <w:rPr>
                <w:sz w:val="28"/>
                <w:szCs w:val="28"/>
              </w:rPr>
            </w:pPr>
            <w:r w:rsidRPr="002E24F0">
              <w:rPr>
                <w:sz w:val="28"/>
                <w:szCs w:val="28"/>
              </w:rPr>
              <w:t xml:space="preserve">Tiết mục do bạn Thành Trí  trình bày: Gần đây của Vương Tiểu Soái  </w:t>
            </w:r>
          </w:p>
        </w:tc>
        <w:tc>
          <w:tcPr>
            <w:tcW w:w="1473" w:type="dxa"/>
          </w:tcPr>
          <w:p w14:paraId="490A9E80" w14:textId="77777777" w:rsidR="00012D92" w:rsidRPr="002E24F0" w:rsidRDefault="00012D92" w:rsidP="00012D92">
            <w:pPr>
              <w:rPr>
                <w:sz w:val="28"/>
                <w:szCs w:val="28"/>
              </w:rPr>
            </w:pPr>
            <w:r w:rsidRPr="002E24F0">
              <w:rPr>
                <w:sz w:val="28"/>
                <w:szCs w:val="28"/>
              </w:rPr>
              <w:t>20h20 – 20h25</w:t>
            </w:r>
          </w:p>
        </w:tc>
        <w:tc>
          <w:tcPr>
            <w:tcW w:w="2267" w:type="dxa"/>
          </w:tcPr>
          <w:p w14:paraId="376F5E9B"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50C539B1" w14:textId="77777777" w:rsidTr="00012D92">
        <w:tc>
          <w:tcPr>
            <w:tcW w:w="704" w:type="dxa"/>
          </w:tcPr>
          <w:p w14:paraId="30EE8D25" w14:textId="77777777" w:rsidR="00012D92" w:rsidRPr="002E24F0" w:rsidRDefault="00012D92" w:rsidP="00012D92">
            <w:pPr>
              <w:rPr>
                <w:sz w:val="28"/>
                <w:szCs w:val="28"/>
              </w:rPr>
            </w:pPr>
            <w:r w:rsidRPr="002E24F0">
              <w:rPr>
                <w:sz w:val="28"/>
                <w:szCs w:val="28"/>
              </w:rPr>
              <w:t>19</w:t>
            </w:r>
          </w:p>
        </w:tc>
        <w:tc>
          <w:tcPr>
            <w:tcW w:w="2268" w:type="dxa"/>
          </w:tcPr>
          <w:p w14:paraId="4AA990B8" w14:textId="77777777" w:rsidR="00012D92" w:rsidRPr="002E24F0" w:rsidRDefault="00012D92" w:rsidP="00012D92">
            <w:pPr>
              <w:rPr>
                <w:sz w:val="28"/>
                <w:szCs w:val="28"/>
              </w:rPr>
            </w:pPr>
            <w:r w:rsidRPr="002E24F0">
              <w:rPr>
                <w:sz w:val="28"/>
                <w:szCs w:val="28"/>
              </w:rPr>
              <w:t>Mini game 2</w:t>
            </w:r>
          </w:p>
        </w:tc>
        <w:tc>
          <w:tcPr>
            <w:tcW w:w="2638" w:type="dxa"/>
          </w:tcPr>
          <w:p w14:paraId="6621B93C" w14:textId="77777777" w:rsidR="00012D92" w:rsidRPr="002E24F0" w:rsidRDefault="00012D92" w:rsidP="00012D92">
            <w:pPr>
              <w:rPr>
                <w:sz w:val="28"/>
                <w:szCs w:val="28"/>
              </w:rPr>
            </w:pPr>
            <w:r w:rsidRPr="002E24F0">
              <w:rPr>
                <w:sz w:val="28"/>
                <w:szCs w:val="28"/>
              </w:rPr>
              <w:t>Trò chơi “ Ép bong bóng “</w:t>
            </w:r>
          </w:p>
        </w:tc>
        <w:tc>
          <w:tcPr>
            <w:tcW w:w="1473" w:type="dxa"/>
          </w:tcPr>
          <w:p w14:paraId="36CC1D32" w14:textId="77777777" w:rsidR="00012D92" w:rsidRPr="002E24F0" w:rsidRDefault="00012D92" w:rsidP="00012D92">
            <w:pPr>
              <w:rPr>
                <w:sz w:val="28"/>
                <w:szCs w:val="28"/>
              </w:rPr>
            </w:pPr>
            <w:r w:rsidRPr="002E24F0">
              <w:rPr>
                <w:sz w:val="28"/>
                <w:szCs w:val="28"/>
              </w:rPr>
              <w:t>20h25 – 20h45</w:t>
            </w:r>
          </w:p>
        </w:tc>
        <w:tc>
          <w:tcPr>
            <w:tcW w:w="2267" w:type="dxa"/>
          </w:tcPr>
          <w:p w14:paraId="4F88DE4E" w14:textId="77777777" w:rsidR="00012D92" w:rsidRPr="002E24F0" w:rsidRDefault="00012D92" w:rsidP="00012D92">
            <w:pPr>
              <w:rPr>
                <w:sz w:val="28"/>
                <w:szCs w:val="28"/>
              </w:rPr>
            </w:pPr>
            <w:r w:rsidRPr="002E24F0">
              <w:rPr>
                <w:sz w:val="28"/>
                <w:szCs w:val="28"/>
              </w:rPr>
              <w:t>Âm thanh hỗ trợ trò chơi</w:t>
            </w:r>
          </w:p>
        </w:tc>
      </w:tr>
      <w:tr w:rsidR="00012D92" w:rsidRPr="002E24F0" w14:paraId="38EB6000" w14:textId="77777777" w:rsidTr="00012D92">
        <w:tc>
          <w:tcPr>
            <w:tcW w:w="704" w:type="dxa"/>
          </w:tcPr>
          <w:p w14:paraId="39430F99" w14:textId="77777777" w:rsidR="00012D92" w:rsidRPr="002E24F0" w:rsidRDefault="00012D92" w:rsidP="00012D92">
            <w:pPr>
              <w:rPr>
                <w:sz w:val="28"/>
                <w:szCs w:val="28"/>
              </w:rPr>
            </w:pPr>
            <w:r w:rsidRPr="002E24F0">
              <w:rPr>
                <w:sz w:val="28"/>
                <w:szCs w:val="28"/>
              </w:rPr>
              <w:t>20</w:t>
            </w:r>
          </w:p>
        </w:tc>
        <w:tc>
          <w:tcPr>
            <w:tcW w:w="2268" w:type="dxa"/>
          </w:tcPr>
          <w:p w14:paraId="5CBA2152" w14:textId="77777777" w:rsidR="00012D92" w:rsidRPr="002E24F0" w:rsidRDefault="00012D92" w:rsidP="00012D92">
            <w:pPr>
              <w:rPr>
                <w:sz w:val="28"/>
                <w:szCs w:val="28"/>
              </w:rPr>
            </w:pPr>
            <w:r w:rsidRPr="002E24F0">
              <w:rPr>
                <w:sz w:val="28"/>
                <w:szCs w:val="28"/>
              </w:rPr>
              <w:t>Tiết mục hát đơn ca</w:t>
            </w:r>
          </w:p>
        </w:tc>
        <w:tc>
          <w:tcPr>
            <w:tcW w:w="2638" w:type="dxa"/>
          </w:tcPr>
          <w:p w14:paraId="6B9D1E3A" w14:textId="77777777" w:rsidR="00012D92" w:rsidRPr="002E24F0" w:rsidRDefault="00012D92" w:rsidP="00012D92">
            <w:pPr>
              <w:rPr>
                <w:sz w:val="28"/>
                <w:szCs w:val="28"/>
              </w:rPr>
            </w:pPr>
            <w:r w:rsidRPr="002E24F0">
              <w:rPr>
                <w:sz w:val="28"/>
                <w:szCs w:val="28"/>
              </w:rPr>
              <w:t xml:space="preserve">Tiết mục do bạn “ nghình Lê “ thể hiện với ca khúc “ Anh không tha thứ remix </w:t>
            </w:r>
            <w:r w:rsidRPr="002E24F0">
              <w:rPr>
                <w:sz w:val="28"/>
                <w:szCs w:val="28"/>
              </w:rPr>
              <w:lastRenderedPageBreak/>
              <w:t>“</w:t>
            </w:r>
          </w:p>
        </w:tc>
        <w:tc>
          <w:tcPr>
            <w:tcW w:w="1473" w:type="dxa"/>
          </w:tcPr>
          <w:p w14:paraId="059D964D" w14:textId="77777777" w:rsidR="00012D92" w:rsidRPr="002E24F0" w:rsidRDefault="00012D92" w:rsidP="00012D92">
            <w:pPr>
              <w:rPr>
                <w:sz w:val="28"/>
                <w:szCs w:val="28"/>
              </w:rPr>
            </w:pPr>
            <w:r w:rsidRPr="002E24F0">
              <w:rPr>
                <w:sz w:val="28"/>
                <w:szCs w:val="28"/>
              </w:rPr>
              <w:lastRenderedPageBreak/>
              <w:t>20h45 – 20h50</w:t>
            </w:r>
          </w:p>
        </w:tc>
        <w:tc>
          <w:tcPr>
            <w:tcW w:w="2267" w:type="dxa"/>
          </w:tcPr>
          <w:p w14:paraId="099BCBF0"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5887A5FF" w14:textId="77777777" w:rsidTr="00012D92">
        <w:tc>
          <w:tcPr>
            <w:tcW w:w="704" w:type="dxa"/>
          </w:tcPr>
          <w:p w14:paraId="38CEA11D" w14:textId="77777777" w:rsidR="00012D92" w:rsidRPr="002E24F0" w:rsidRDefault="00012D92" w:rsidP="00012D92">
            <w:pPr>
              <w:rPr>
                <w:sz w:val="28"/>
                <w:szCs w:val="28"/>
              </w:rPr>
            </w:pPr>
            <w:r w:rsidRPr="002E24F0">
              <w:rPr>
                <w:sz w:val="28"/>
                <w:szCs w:val="28"/>
              </w:rPr>
              <w:lastRenderedPageBreak/>
              <w:t>20</w:t>
            </w:r>
          </w:p>
        </w:tc>
        <w:tc>
          <w:tcPr>
            <w:tcW w:w="2268" w:type="dxa"/>
          </w:tcPr>
          <w:p w14:paraId="6A07A974" w14:textId="77777777" w:rsidR="00012D92" w:rsidRPr="002E24F0" w:rsidRDefault="00012D92" w:rsidP="00012D92">
            <w:pPr>
              <w:rPr>
                <w:sz w:val="28"/>
                <w:szCs w:val="28"/>
              </w:rPr>
            </w:pPr>
            <w:r w:rsidRPr="002E24F0">
              <w:rPr>
                <w:sz w:val="28"/>
                <w:szCs w:val="28"/>
              </w:rPr>
              <w:t>Bình chọn ra king và Queen</w:t>
            </w:r>
          </w:p>
        </w:tc>
        <w:tc>
          <w:tcPr>
            <w:tcW w:w="2638" w:type="dxa"/>
          </w:tcPr>
          <w:p w14:paraId="42FCB1C4" w14:textId="77777777" w:rsidR="00012D92" w:rsidRPr="002E24F0" w:rsidRDefault="00012D92" w:rsidP="00012D92">
            <w:pPr>
              <w:rPr>
                <w:sz w:val="28"/>
                <w:szCs w:val="28"/>
              </w:rPr>
            </w:pPr>
            <w:r w:rsidRPr="002E24F0">
              <w:rPr>
                <w:sz w:val="28"/>
                <w:szCs w:val="28"/>
              </w:rPr>
              <w:t xml:space="preserve">Mc sẽ chọn ra một bạn nam và một bạn nữ có bộ trang phục đẹp nhất, phù hợp với  của bữa tiệc giáng sinh và trao những món quà đặc biệt cho hai bạn </w:t>
            </w:r>
          </w:p>
        </w:tc>
        <w:tc>
          <w:tcPr>
            <w:tcW w:w="1473" w:type="dxa"/>
          </w:tcPr>
          <w:p w14:paraId="733C71E2" w14:textId="77777777" w:rsidR="00012D92" w:rsidRPr="002E24F0" w:rsidRDefault="00012D92" w:rsidP="00012D92">
            <w:pPr>
              <w:rPr>
                <w:sz w:val="28"/>
                <w:szCs w:val="28"/>
              </w:rPr>
            </w:pPr>
            <w:r w:rsidRPr="002E24F0">
              <w:rPr>
                <w:sz w:val="28"/>
                <w:szCs w:val="28"/>
              </w:rPr>
              <w:t>20h50 – 21h00</w:t>
            </w:r>
          </w:p>
        </w:tc>
        <w:tc>
          <w:tcPr>
            <w:tcW w:w="2267" w:type="dxa"/>
          </w:tcPr>
          <w:p w14:paraId="70E9E874" w14:textId="77777777" w:rsidR="00012D92" w:rsidRPr="002E24F0" w:rsidRDefault="00012D92" w:rsidP="00012D92">
            <w:pPr>
              <w:rPr>
                <w:sz w:val="28"/>
                <w:szCs w:val="28"/>
              </w:rPr>
            </w:pPr>
          </w:p>
        </w:tc>
      </w:tr>
      <w:tr w:rsidR="00012D92" w:rsidRPr="002E24F0" w14:paraId="10E4E4CA" w14:textId="77777777" w:rsidTr="00012D92">
        <w:tc>
          <w:tcPr>
            <w:tcW w:w="704" w:type="dxa"/>
          </w:tcPr>
          <w:p w14:paraId="66F80B37" w14:textId="77777777" w:rsidR="00012D92" w:rsidRPr="002E24F0" w:rsidRDefault="00012D92" w:rsidP="00012D92">
            <w:pPr>
              <w:rPr>
                <w:sz w:val="28"/>
                <w:szCs w:val="28"/>
              </w:rPr>
            </w:pPr>
            <w:r w:rsidRPr="002E24F0">
              <w:rPr>
                <w:sz w:val="28"/>
                <w:szCs w:val="28"/>
              </w:rPr>
              <w:t>21</w:t>
            </w:r>
          </w:p>
        </w:tc>
        <w:tc>
          <w:tcPr>
            <w:tcW w:w="2268" w:type="dxa"/>
          </w:tcPr>
          <w:p w14:paraId="54D3262E" w14:textId="77777777" w:rsidR="00012D92" w:rsidRPr="002E24F0" w:rsidRDefault="00012D92" w:rsidP="00012D92">
            <w:pPr>
              <w:rPr>
                <w:sz w:val="28"/>
                <w:szCs w:val="28"/>
              </w:rPr>
            </w:pPr>
            <w:r w:rsidRPr="002E24F0">
              <w:rPr>
                <w:sz w:val="28"/>
                <w:szCs w:val="28"/>
              </w:rPr>
              <w:t>Tiết mục giao lưu văn nghệ “ Hát cho nhau nghe “</w:t>
            </w:r>
          </w:p>
        </w:tc>
        <w:tc>
          <w:tcPr>
            <w:tcW w:w="2638" w:type="dxa"/>
          </w:tcPr>
          <w:p w14:paraId="436C8D73" w14:textId="77777777" w:rsidR="00012D92" w:rsidRPr="002E24F0" w:rsidRDefault="00012D92" w:rsidP="00012D92">
            <w:pPr>
              <w:rPr>
                <w:sz w:val="28"/>
                <w:szCs w:val="28"/>
              </w:rPr>
            </w:pPr>
            <w:r w:rsidRPr="002E24F0">
              <w:rPr>
                <w:sz w:val="28"/>
                <w:szCs w:val="28"/>
              </w:rPr>
              <w:t xml:space="preserve">Mc mời các khách mời lên tham gia giao lưu văn nghệ </w:t>
            </w:r>
          </w:p>
        </w:tc>
        <w:tc>
          <w:tcPr>
            <w:tcW w:w="1473" w:type="dxa"/>
          </w:tcPr>
          <w:p w14:paraId="367B4D58" w14:textId="77777777" w:rsidR="00012D92" w:rsidRPr="002E24F0" w:rsidRDefault="00012D92" w:rsidP="00012D92">
            <w:pPr>
              <w:rPr>
                <w:sz w:val="28"/>
                <w:szCs w:val="28"/>
              </w:rPr>
            </w:pPr>
            <w:r w:rsidRPr="002E24F0">
              <w:rPr>
                <w:sz w:val="28"/>
                <w:szCs w:val="28"/>
              </w:rPr>
              <w:t>21h00 – 21h55</w:t>
            </w:r>
          </w:p>
        </w:tc>
        <w:tc>
          <w:tcPr>
            <w:tcW w:w="2267" w:type="dxa"/>
          </w:tcPr>
          <w:p w14:paraId="3352F745" w14:textId="77777777" w:rsidR="00012D92" w:rsidRPr="002E24F0" w:rsidRDefault="00012D92" w:rsidP="00012D92">
            <w:pPr>
              <w:rPr>
                <w:sz w:val="28"/>
                <w:szCs w:val="28"/>
              </w:rPr>
            </w:pPr>
            <w:r w:rsidRPr="002E24F0">
              <w:rPr>
                <w:sz w:val="28"/>
                <w:szCs w:val="28"/>
              </w:rPr>
              <w:t>Âm thanh, ánh sáng hỗ trợ tiết mục</w:t>
            </w:r>
          </w:p>
        </w:tc>
      </w:tr>
      <w:tr w:rsidR="00012D92" w:rsidRPr="002E24F0" w14:paraId="14AF433B" w14:textId="77777777" w:rsidTr="00012D92">
        <w:tc>
          <w:tcPr>
            <w:tcW w:w="704" w:type="dxa"/>
          </w:tcPr>
          <w:p w14:paraId="3829E13D" w14:textId="77777777" w:rsidR="00012D92" w:rsidRPr="002E24F0" w:rsidRDefault="00012D92" w:rsidP="00012D92">
            <w:pPr>
              <w:rPr>
                <w:sz w:val="28"/>
                <w:szCs w:val="28"/>
              </w:rPr>
            </w:pPr>
            <w:r w:rsidRPr="002E24F0">
              <w:rPr>
                <w:sz w:val="28"/>
                <w:szCs w:val="28"/>
              </w:rPr>
              <w:t>22</w:t>
            </w:r>
          </w:p>
        </w:tc>
        <w:tc>
          <w:tcPr>
            <w:tcW w:w="2268" w:type="dxa"/>
          </w:tcPr>
          <w:p w14:paraId="39B2C26B" w14:textId="77777777" w:rsidR="00012D92" w:rsidRPr="002E24F0" w:rsidRDefault="00012D92" w:rsidP="00012D92">
            <w:pPr>
              <w:rPr>
                <w:sz w:val="28"/>
                <w:szCs w:val="28"/>
              </w:rPr>
            </w:pPr>
            <w:r w:rsidRPr="002E24F0">
              <w:rPr>
                <w:sz w:val="28"/>
                <w:szCs w:val="28"/>
              </w:rPr>
              <w:t>Tổng kết</w:t>
            </w:r>
          </w:p>
        </w:tc>
        <w:tc>
          <w:tcPr>
            <w:tcW w:w="2638" w:type="dxa"/>
          </w:tcPr>
          <w:p w14:paraId="19D953DF" w14:textId="77777777" w:rsidR="00012D92" w:rsidRPr="002E24F0" w:rsidRDefault="00012D92" w:rsidP="00012D92">
            <w:pPr>
              <w:rPr>
                <w:sz w:val="28"/>
                <w:szCs w:val="28"/>
              </w:rPr>
            </w:pPr>
            <w:r w:rsidRPr="002E24F0">
              <w:rPr>
                <w:sz w:val="28"/>
                <w:szCs w:val="28"/>
              </w:rPr>
              <w:t xml:space="preserve">Mc tổng kết, cảm ơn đại biểu, khách mời đến tham dự </w:t>
            </w:r>
          </w:p>
        </w:tc>
        <w:tc>
          <w:tcPr>
            <w:tcW w:w="1473" w:type="dxa"/>
          </w:tcPr>
          <w:p w14:paraId="4173530D" w14:textId="77777777" w:rsidR="00012D92" w:rsidRPr="002E24F0" w:rsidRDefault="00012D92" w:rsidP="00012D92">
            <w:pPr>
              <w:rPr>
                <w:sz w:val="28"/>
                <w:szCs w:val="28"/>
              </w:rPr>
            </w:pPr>
            <w:r w:rsidRPr="002E24F0">
              <w:rPr>
                <w:sz w:val="28"/>
                <w:szCs w:val="28"/>
              </w:rPr>
              <w:t>21h55 – 22h00</w:t>
            </w:r>
          </w:p>
        </w:tc>
        <w:tc>
          <w:tcPr>
            <w:tcW w:w="2267" w:type="dxa"/>
          </w:tcPr>
          <w:p w14:paraId="0045E6AE" w14:textId="77777777" w:rsidR="00012D92" w:rsidRPr="002E24F0" w:rsidRDefault="00012D92" w:rsidP="00012D92">
            <w:pPr>
              <w:rPr>
                <w:sz w:val="28"/>
                <w:szCs w:val="28"/>
              </w:rPr>
            </w:pPr>
          </w:p>
        </w:tc>
      </w:tr>
    </w:tbl>
    <w:p w14:paraId="22B2F3BF" w14:textId="77777777" w:rsidR="00012D92" w:rsidRPr="002E24F0" w:rsidRDefault="00012D92" w:rsidP="00012D92">
      <w:pPr>
        <w:rPr>
          <w:sz w:val="28"/>
          <w:szCs w:val="28"/>
        </w:rPr>
      </w:pPr>
    </w:p>
    <w:p w14:paraId="463DA8E7" w14:textId="77777777" w:rsidR="00012D92" w:rsidRPr="002E24F0" w:rsidRDefault="004538FB" w:rsidP="004F648D">
      <w:pPr>
        <w:pStyle w:val="Style4"/>
      </w:pPr>
      <w:bookmarkStart w:id="78" w:name="_Toc64905974"/>
      <w:r w:rsidRPr="002E24F0">
        <w:t>2.1.2.3 C</w:t>
      </w:r>
      <w:r w:rsidR="00012D92" w:rsidRPr="002E24F0">
        <w:t>ông việc các nhóm sự kiện 2</w:t>
      </w:r>
      <w:bookmarkEnd w:id="78"/>
    </w:p>
    <w:p w14:paraId="46859303" w14:textId="77777777" w:rsidR="00012D92" w:rsidRPr="002E24F0" w:rsidRDefault="00012D92" w:rsidP="00012D92">
      <w:pPr>
        <w:pStyle w:val="ListParagraph"/>
        <w:rPr>
          <w:sz w:val="28"/>
          <w:szCs w:val="28"/>
        </w:rPr>
      </w:pPr>
    </w:p>
    <w:tbl>
      <w:tblPr>
        <w:tblStyle w:val="TableGrid"/>
        <w:tblW w:w="9267" w:type="dxa"/>
        <w:tblInd w:w="84" w:type="dxa"/>
        <w:tblLook w:val="04A0" w:firstRow="1" w:lastRow="0" w:firstColumn="1" w:lastColumn="0" w:noHBand="0" w:noVBand="1"/>
      </w:tblPr>
      <w:tblGrid>
        <w:gridCol w:w="496"/>
        <w:gridCol w:w="4463"/>
        <w:gridCol w:w="4308"/>
      </w:tblGrid>
      <w:tr w:rsidR="00012D92" w:rsidRPr="002E24F0" w14:paraId="1A70DFEA" w14:textId="77777777" w:rsidTr="00AA4A58">
        <w:tc>
          <w:tcPr>
            <w:tcW w:w="496" w:type="dxa"/>
          </w:tcPr>
          <w:p w14:paraId="0D65C5EA" w14:textId="77777777" w:rsidR="00012D92" w:rsidRPr="002E24F0" w:rsidRDefault="00012D92" w:rsidP="00012D92">
            <w:pPr>
              <w:pStyle w:val="ListParagraph"/>
              <w:ind w:left="0"/>
              <w:jc w:val="center"/>
              <w:rPr>
                <w:b/>
                <w:sz w:val="28"/>
                <w:szCs w:val="28"/>
              </w:rPr>
            </w:pPr>
            <w:r w:rsidRPr="002E24F0">
              <w:rPr>
                <w:b/>
                <w:sz w:val="28"/>
                <w:szCs w:val="28"/>
              </w:rPr>
              <w:t>Tt</w:t>
            </w:r>
          </w:p>
        </w:tc>
        <w:tc>
          <w:tcPr>
            <w:tcW w:w="4463" w:type="dxa"/>
          </w:tcPr>
          <w:p w14:paraId="14666419" w14:textId="77777777" w:rsidR="00012D92" w:rsidRPr="002E24F0" w:rsidRDefault="00012D92" w:rsidP="00012D92">
            <w:pPr>
              <w:pStyle w:val="ListParagraph"/>
              <w:ind w:left="0"/>
              <w:jc w:val="center"/>
              <w:rPr>
                <w:b/>
                <w:sz w:val="28"/>
                <w:szCs w:val="28"/>
              </w:rPr>
            </w:pPr>
            <w:r w:rsidRPr="002E24F0">
              <w:rPr>
                <w:b/>
                <w:sz w:val="28"/>
                <w:szCs w:val="28"/>
              </w:rPr>
              <w:t>Nội dung</w:t>
            </w:r>
          </w:p>
        </w:tc>
        <w:tc>
          <w:tcPr>
            <w:tcW w:w="4308" w:type="dxa"/>
          </w:tcPr>
          <w:p w14:paraId="371ACE80" w14:textId="77777777" w:rsidR="00012D92" w:rsidRPr="002E24F0" w:rsidRDefault="00012D92" w:rsidP="00012D92">
            <w:pPr>
              <w:pStyle w:val="ListParagraph"/>
              <w:ind w:left="0"/>
              <w:jc w:val="center"/>
              <w:rPr>
                <w:b/>
                <w:sz w:val="28"/>
                <w:szCs w:val="28"/>
              </w:rPr>
            </w:pPr>
            <w:r w:rsidRPr="002E24F0">
              <w:rPr>
                <w:b/>
                <w:sz w:val="28"/>
                <w:szCs w:val="28"/>
              </w:rPr>
              <w:t>Giáo viên</w:t>
            </w:r>
          </w:p>
        </w:tc>
      </w:tr>
      <w:tr w:rsidR="00012D92" w:rsidRPr="002E24F0" w14:paraId="42C36250" w14:textId="77777777" w:rsidTr="00AA4A58">
        <w:tc>
          <w:tcPr>
            <w:tcW w:w="496" w:type="dxa"/>
          </w:tcPr>
          <w:p w14:paraId="774ADE8F" w14:textId="77777777" w:rsidR="00012D92" w:rsidRPr="002E24F0" w:rsidRDefault="00012D92" w:rsidP="00012D92">
            <w:pPr>
              <w:pStyle w:val="ListParagraph"/>
              <w:numPr>
                <w:ilvl w:val="0"/>
                <w:numId w:val="2"/>
              </w:numPr>
              <w:rPr>
                <w:sz w:val="28"/>
                <w:szCs w:val="28"/>
              </w:rPr>
            </w:pPr>
          </w:p>
        </w:tc>
        <w:tc>
          <w:tcPr>
            <w:tcW w:w="4463" w:type="dxa"/>
          </w:tcPr>
          <w:p w14:paraId="0E4909E4" w14:textId="77777777" w:rsidR="00012D92" w:rsidRPr="002E24F0" w:rsidRDefault="00012D92" w:rsidP="00012D92">
            <w:pPr>
              <w:rPr>
                <w:color w:val="FF0000"/>
                <w:sz w:val="28"/>
                <w:szCs w:val="28"/>
              </w:rPr>
            </w:pPr>
            <w:r w:rsidRPr="002E24F0">
              <w:rPr>
                <w:color w:val="FF0000"/>
                <w:sz w:val="28"/>
                <w:szCs w:val="28"/>
              </w:rPr>
              <w:t xml:space="preserve">Sales and Marketing </w:t>
            </w:r>
          </w:p>
          <w:p w14:paraId="230D1FB6" w14:textId="77777777" w:rsidR="00012D92" w:rsidRPr="002E24F0" w:rsidRDefault="00012D92" w:rsidP="00012D92">
            <w:pPr>
              <w:rPr>
                <w:sz w:val="28"/>
                <w:szCs w:val="28"/>
              </w:rPr>
            </w:pPr>
            <w:r w:rsidRPr="002E24F0">
              <w:rPr>
                <w:sz w:val="28"/>
                <w:szCs w:val="28"/>
              </w:rPr>
              <w:t>Ý tưởng sự kiện</w:t>
            </w:r>
          </w:p>
          <w:p w14:paraId="49863F37" w14:textId="77777777" w:rsidR="00012D92" w:rsidRPr="002E24F0" w:rsidRDefault="00012D92" w:rsidP="00012D92">
            <w:pPr>
              <w:rPr>
                <w:sz w:val="28"/>
                <w:szCs w:val="28"/>
              </w:rPr>
            </w:pPr>
            <w:r w:rsidRPr="002E24F0">
              <w:rPr>
                <w:sz w:val="28"/>
                <w:szCs w:val="28"/>
              </w:rPr>
              <w:t>Mục tiêu sự kiện</w:t>
            </w:r>
          </w:p>
          <w:p w14:paraId="3E34005D" w14:textId="77777777" w:rsidR="00012D92" w:rsidRPr="002E24F0" w:rsidRDefault="00012D92" w:rsidP="00012D92">
            <w:pPr>
              <w:rPr>
                <w:sz w:val="28"/>
                <w:szCs w:val="28"/>
              </w:rPr>
            </w:pPr>
            <w:r w:rsidRPr="002E24F0">
              <w:rPr>
                <w:sz w:val="28"/>
                <w:szCs w:val="28"/>
              </w:rPr>
              <w:t>Loại sự kiện</w:t>
            </w:r>
          </w:p>
          <w:p w14:paraId="6BFED263" w14:textId="77777777" w:rsidR="00012D92" w:rsidRPr="002E24F0" w:rsidRDefault="00012D92" w:rsidP="00012D92">
            <w:pPr>
              <w:rPr>
                <w:sz w:val="28"/>
                <w:szCs w:val="28"/>
              </w:rPr>
            </w:pPr>
            <w:r w:rsidRPr="002E24F0">
              <w:rPr>
                <w:sz w:val="28"/>
                <w:szCs w:val="28"/>
              </w:rPr>
              <w:t>Truyền thông sự kiện</w:t>
            </w:r>
          </w:p>
          <w:p w14:paraId="29DA21AB" w14:textId="77777777" w:rsidR="00012D92" w:rsidRPr="002E24F0" w:rsidRDefault="00012D92" w:rsidP="00012D92">
            <w:pPr>
              <w:rPr>
                <w:sz w:val="28"/>
                <w:szCs w:val="28"/>
              </w:rPr>
            </w:pPr>
            <w:r w:rsidRPr="002E24F0">
              <w:rPr>
                <w:sz w:val="28"/>
                <w:szCs w:val="28"/>
              </w:rPr>
              <w:t>Trang trí sự kiện</w:t>
            </w:r>
          </w:p>
          <w:p w14:paraId="304A60C8" w14:textId="77777777" w:rsidR="00012D92" w:rsidRPr="002E24F0" w:rsidRDefault="00012D92" w:rsidP="00012D92">
            <w:pPr>
              <w:rPr>
                <w:sz w:val="28"/>
                <w:szCs w:val="28"/>
              </w:rPr>
            </w:pPr>
            <w:r w:rsidRPr="002E24F0">
              <w:rPr>
                <w:sz w:val="28"/>
                <w:szCs w:val="28"/>
              </w:rPr>
              <w:t>Chụp ảnh</w:t>
            </w:r>
          </w:p>
          <w:p w14:paraId="306FB352" w14:textId="77777777" w:rsidR="00012D92" w:rsidRPr="002E24F0" w:rsidRDefault="00012D92" w:rsidP="00012D92">
            <w:pPr>
              <w:rPr>
                <w:color w:val="FF0000"/>
                <w:sz w:val="28"/>
                <w:szCs w:val="28"/>
              </w:rPr>
            </w:pPr>
            <w:r w:rsidRPr="002E24F0">
              <w:rPr>
                <w:color w:val="FF0000"/>
                <w:sz w:val="28"/>
                <w:szCs w:val="28"/>
              </w:rPr>
              <w:t>Bán vé</w:t>
            </w:r>
          </w:p>
          <w:p w14:paraId="483F2263" w14:textId="77777777" w:rsidR="00012D92" w:rsidRPr="002E24F0" w:rsidRDefault="00012D92" w:rsidP="00012D92">
            <w:pPr>
              <w:pStyle w:val="ListParagraph"/>
              <w:ind w:left="0"/>
              <w:rPr>
                <w:sz w:val="28"/>
                <w:szCs w:val="28"/>
              </w:rPr>
            </w:pPr>
            <w:r w:rsidRPr="002E24F0">
              <w:rPr>
                <w:sz w:val="28"/>
                <w:szCs w:val="28"/>
              </w:rPr>
              <w:t>-check list trang trí phòng</w:t>
            </w:r>
          </w:p>
        </w:tc>
        <w:tc>
          <w:tcPr>
            <w:tcW w:w="4308" w:type="dxa"/>
          </w:tcPr>
          <w:p w14:paraId="39170263" w14:textId="77777777" w:rsidR="00012D92" w:rsidRPr="002E24F0" w:rsidRDefault="00012D92" w:rsidP="00012D92">
            <w:pPr>
              <w:pStyle w:val="ListParagraph"/>
              <w:ind w:left="0"/>
              <w:rPr>
                <w:sz w:val="28"/>
                <w:szCs w:val="28"/>
              </w:rPr>
            </w:pPr>
            <w:r w:rsidRPr="002E24F0">
              <w:rPr>
                <w:sz w:val="28"/>
                <w:szCs w:val="28"/>
              </w:rPr>
              <w:t>Thầy Lê Nghi Minh Nghĩa cùng nhóm sinh viên</w:t>
            </w:r>
          </w:p>
        </w:tc>
      </w:tr>
      <w:tr w:rsidR="00012D92" w:rsidRPr="002E24F0" w14:paraId="4A3E62D2" w14:textId="77777777" w:rsidTr="00AA4A58">
        <w:tc>
          <w:tcPr>
            <w:tcW w:w="496" w:type="dxa"/>
          </w:tcPr>
          <w:p w14:paraId="5C9F6270" w14:textId="77777777" w:rsidR="00012D92" w:rsidRPr="002E24F0" w:rsidRDefault="00012D92" w:rsidP="00012D92">
            <w:pPr>
              <w:pStyle w:val="ListParagraph"/>
              <w:numPr>
                <w:ilvl w:val="0"/>
                <w:numId w:val="2"/>
              </w:numPr>
              <w:rPr>
                <w:sz w:val="28"/>
                <w:szCs w:val="28"/>
              </w:rPr>
            </w:pPr>
          </w:p>
        </w:tc>
        <w:tc>
          <w:tcPr>
            <w:tcW w:w="4463" w:type="dxa"/>
          </w:tcPr>
          <w:p w14:paraId="6990588C" w14:textId="77777777" w:rsidR="00012D92" w:rsidRPr="002E24F0" w:rsidRDefault="00012D92" w:rsidP="00012D92">
            <w:pPr>
              <w:rPr>
                <w:color w:val="FF0000"/>
                <w:sz w:val="28"/>
                <w:szCs w:val="28"/>
              </w:rPr>
            </w:pPr>
            <w:r w:rsidRPr="002E24F0">
              <w:rPr>
                <w:color w:val="FF0000"/>
                <w:sz w:val="28"/>
                <w:szCs w:val="28"/>
              </w:rPr>
              <w:t>Điều hành</w:t>
            </w:r>
          </w:p>
          <w:p w14:paraId="61A1E858" w14:textId="77777777" w:rsidR="00012D92" w:rsidRPr="002E24F0" w:rsidRDefault="00012D92" w:rsidP="00012D92">
            <w:pPr>
              <w:rPr>
                <w:sz w:val="28"/>
                <w:szCs w:val="28"/>
              </w:rPr>
            </w:pPr>
            <w:r w:rsidRPr="002E24F0">
              <w:rPr>
                <w:sz w:val="28"/>
                <w:szCs w:val="28"/>
              </w:rPr>
              <w:t>Kế hoạch tiến trình sự kiện (lập kế hoạch về thời gian, nhân sự, địa điểm…)</w:t>
            </w:r>
          </w:p>
          <w:p w14:paraId="1B5B70FB" w14:textId="77777777" w:rsidR="00012D92" w:rsidRPr="002E24F0" w:rsidRDefault="00012D92" w:rsidP="00012D92">
            <w:pPr>
              <w:rPr>
                <w:sz w:val="28"/>
                <w:szCs w:val="28"/>
              </w:rPr>
            </w:pPr>
            <w:r w:rsidRPr="002E24F0">
              <w:rPr>
                <w:sz w:val="28"/>
                <w:szCs w:val="28"/>
              </w:rPr>
              <w:t>Kịch bản</w:t>
            </w:r>
          </w:p>
          <w:p w14:paraId="1E0A0E13" w14:textId="77777777" w:rsidR="00012D92" w:rsidRPr="002E24F0" w:rsidRDefault="00012D92" w:rsidP="00012D92">
            <w:pPr>
              <w:rPr>
                <w:sz w:val="28"/>
                <w:szCs w:val="28"/>
              </w:rPr>
            </w:pPr>
            <w:r w:rsidRPr="002E24F0">
              <w:rPr>
                <w:sz w:val="28"/>
                <w:szCs w:val="28"/>
              </w:rPr>
              <w:t>Hội thảo/ diễn giả</w:t>
            </w:r>
          </w:p>
          <w:p w14:paraId="02CAADEC" w14:textId="77777777" w:rsidR="00012D92" w:rsidRPr="002E24F0" w:rsidRDefault="00012D92" w:rsidP="00012D92">
            <w:pPr>
              <w:rPr>
                <w:sz w:val="28"/>
                <w:szCs w:val="28"/>
              </w:rPr>
            </w:pPr>
            <w:r w:rsidRPr="002E24F0">
              <w:rPr>
                <w:sz w:val="28"/>
                <w:szCs w:val="28"/>
              </w:rPr>
              <w:t>nhạc công, nghệ sĩ, thông dịch viên (nếu có chi phí ghi rõ chi phí)</w:t>
            </w:r>
          </w:p>
          <w:p w14:paraId="347EE0FF" w14:textId="77777777" w:rsidR="00012D92" w:rsidRPr="002E24F0" w:rsidRDefault="00012D92" w:rsidP="00012D92">
            <w:pPr>
              <w:rPr>
                <w:sz w:val="28"/>
                <w:szCs w:val="28"/>
              </w:rPr>
            </w:pPr>
            <w:r w:rsidRPr="002E24F0">
              <w:rPr>
                <w:sz w:val="28"/>
                <w:szCs w:val="28"/>
              </w:rPr>
              <w:t>Chuẩn bị bài phát biểu/ lời chào mừng</w:t>
            </w:r>
          </w:p>
          <w:p w14:paraId="028A5B34" w14:textId="77777777" w:rsidR="00012D92" w:rsidRPr="002E24F0" w:rsidRDefault="00012D92" w:rsidP="00012D92">
            <w:pPr>
              <w:rPr>
                <w:bCs w:val="0"/>
                <w:sz w:val="28"/>
                <w:szCs w:val="28"/>
              </w:rPr>
            </w:pPr>
            <w:r w:rsidRPr="002E24F0">
              <w:rPr>
                <w:sz w:val="28"/>
                <w:szCs w:val="28"/>
              </w:rPr>
              <w:lastRenderedPageBreak/>
              <w:t>-</w:t>
            </w:r>
            <w:r w:rsidR="004538FB" w:rsidRPr="002E24F0">
              <w:rPr>
                <w:sz w:val="28"/>
                <w:szCs w:val="28"/>
              </w:rPr>
              <w:t xml:space="preserve"> C</w:t>
            </w:r>
            <w:r w:rsidRPr="002E24F0">
              <w:rPr>
                <w:sz w:val="28"/>
                <w:szCs w:val="28"/>
              </w:rPr>
              <w:t>heck list chuẩn bị sự kiện</w:t>
            </w:r>
          </w:p>
          <w:p w14:paraId="10D985BA" w14:textId="77777777" w:rsidR="00012D92" w:rsidRPr="002E24F0" w:rsidRDefault="00012D92" w:rsidP="00012D92">
            <w:pPr>
              <w:rPr>
                <w:bCs w:val="0"/>
                <w:sz w:val="28"/>
                <w:szCs w:val="28"/>
              </w:rPr>
            </w:pPr>
            <w:r w:rsidRPr="002E24F0">
              <w:rPr>
                <w:sz w:val="28"/>
                <w:szCs w:val="28"/>
              </w:rPr>
              <w:t>-</w:t>
            </w:r>
            <w:r w:rsidR="004538FB" w:rsidRPr="002E24F0">
              <w:rPr>
                <w:sz w:val="28"/>
                <w:szCs w:val="28"/>
              </w:rPr>
              <w:t xml:space="preserve"> C</w:t>
            </w:r>
            <w:r w:rsidRPr="002E24F0">
              <w:rPr>
                <w:sz w:val="28"/>
                <w:szCs w:val="28"/>
              </w:rPr>
              <w:t>heck list tiến hành sự kiện</w:t>
            </w:r>
          </w:p>
          <w:p w14:paraId="03EBEE05" w14:textId="77777777" w:rsidR="00012D92" w:rsidRPr="002E24F0" w:rsidRDefault="00012D92" w:rsidP="00012D92">
            <w:pPr>
              <w:rPr>
                <w:color w:val="FF0000"/>
                <w:sz w:val="28"/>
                <w:szCs w:val="28"/>
              </w:rPr>
            </w:pPr>
            <w:r w:rsidRPr="002E24F0">
              <w:rPr>
                <w:color w:val="FF0000"/>
                <w:sz w:val="28"/>
                <w:szCs w:val="28"/>
              </w:rPr>
              <w:t>Bán vé</w:t>
            </w:r>
          </w:p>
          <w:p w14:paraId="0D16D7D6" w14:textId="77777777" w:rsidR="00012D92" w:rsidRPr="002E24F0" w:rsidRDefault="00012D92" w:rsidP="00012D92">
            <w:pPr>
              <w:rPr>
                <w:sz w:val="28"/>
                <w:szCs w:val="28"/>
              </w:rPr>
            </w:pPr>
          </w:p>
        </w:tc>
        <w:tc>
          <w:tcPr>
            <w:tcW w:w="4308" w:type="dxa"/>
          </w:tcPr>
          <w:p w14:paraId="4062F20D" w14:textId="77777777" w:rsidR="00012D92" w:rsidRPr="002E24F0" w:rsidRDefault="00012D92" w:rsidP="00012D92">
            <w:pPr>
              <w:pStyle w:val="ListParagraph"/>
              <w:ind w:left="0"/>
              <w:rPr>
                <w:sz w:val="28"/>
                <w:szCs w:val="28"/>
              </w:rPr>
            </w:pPr>
            <w:r w:rsidRPr="002E24F0">
              <w:rPr>
                <w:sz w:val="28"/>
                <w:szCs w:val="28"/>
              </w:rPr>
              <w:lastRenderedPageBreak/>
              <w:t>Cô Lê Thị Long Châu cùng nhóm sinh viên</w:t>
            </w:r>
          </w:p>
          <w:p w14:paraId="2EECB73D" w14:textId="77777777" w:rsidR="00012D92" w:rsidRPr="002E24F0" w:rsidRDefault="00012D92" w:rsidP="00012D92">
            <w:pPr>
              <w:pStyle w:val="ListParagraph"/>
              <w:ind w:left="0"/>
              <w:rPr>
                <w:sz w:val="28"/>
                <w:szCs w:val="28"/>
              </w:rPr>
            </w:pPr>
          </w:p>
        </w:tc>
      </w:tr>
      <w:tr w:rsidR="00012D92" w:rsidRPr="002E24F0" w14:paraId="37A602D9" w14:textId="77777777" w:rsidTr="00AA4A58">
        <w:tc>
          <w:tcPr>
            <w:tcW w:w="496" w:type="dxa"/>
          </w:tcPr>
          <w:p w14:paraId="5661ECF4" w14:textId="77777777" w:rsidR="00012D92" w:rsidRPr="002E24F0" w:rsidRDefault="00012D92" w:rsidP="00012D92">
            <w:pPr>
              <w:pStyle w:val="ListParagraph"/>
              <w:numPr>
                <w:ilvl w:val="0"/>
                <w:numId w:val="2"/>
              </w:numPr>
              <w:rPr>
                <w:sz w:val="28"/>
                <w:szCs w:val="28"/>
              </w:rPr>
            </w:pPr>
          </w:p>
        </w:tc>
        <w:tc>
          <w:tcPr>
            <w:tcW w:w="4463" w:type="dxa"/>
          </w:tcPr>
          <w:p w14:paraId="05CC1E3E" w14:textId="77777777" w:rsidR="00012D92" w:rsidRPr="002E24F0" w:rsidRDefault="00012D92" w:rsidP="00012D92">
            <w:pPr>
              <w:rPr>
                <w:sz w:val="28"/>
                <w:szCs w:val="28"/>
              </w:rPr>
            </w:pPr>
            <w:r w:rsidRPr="002E24F0">
              <w:rPr>
                <w:color w:val="FF0000"/>
                <w:sz w:val="28"/>
                <w:szCs w:val="28"/>
              </w:rPr>
              <w:t>TÀI CHÍNH</w:t>
            </w:r>
          </w:p>
          <w:p w14:paraId="02B0DC96" w14:textId="77777777" w:rsidR="00012D92" w:rsidRPr="002E24F0" w:rsidRDefault="00012D92" w:rsidP="00012D92">
            <w:pPr>
              <w:rPr>
                <w:sz w:val="28"/>
                <w:szCs w:val="28"/>
              </w:rPr>
            </w:pPr>
            <w:r w:rsidRPr="002E24F0">
              <w:rPr>
                <w:sz w:val="28"/>
                <w:szCs w:val="28"/>
              </w:rPr>
              <w:t>Ngân sách (Kế hoạch tài chính)</w:t>
            </w:r>
          </w:p>
          <w:p w14:paraId="560B1279" w14:textId="77777777" w:rsidR="00012D92" w:rsidRPr="002E24F0" w:rsidRDefault="00012D92" w:rsidP="00012D92">
            <w:pPr>
              <w:rPr>
                <w:sz w:val="28"/>
                <w:szCs w:val="28"/>
              </w:rPr>
            </w:pPr>
            <w:r w:rsidRPr="002E24F0">
              <w:rPr>
                <w:sz w:val="28"/>
                <w:szCs w:val="28"/>
              </w:rPr>
              <w:t>Dịch vụ ăn uống (menu đồ ăn, thức uống)</w:t>
            </w:r>
          </w:p>
          <w:p w14:paraId="01D09DB4" w14:textId="77777777" w:rsidR="00012D92" w:rsidRPr="002E24F0" w:rsidRDefault="00012D92" w:rsidP="00012D92">
            <w:pPr>
              <w:rPr>
                <w:sz w:val="28"/>
                <w:szCs w:val="28"/>
              </w:rPr>
            </w:pPr>
            <w:r w:rsidRPr="002E24F0">
              <w:rPr>
                <w:sz w:val="28"/>
                <w:szCs w:val="28"/>
              </w:rPr>
              <w:t>Chi phí Quà tặng khách/ chứng nhận</w:t>
            </w:r>
          </w:p>
          <w:p w14:paraId="3B3EC288" w14:textId="77777777" w:rsidR="00012D92" w:rsidRPr="002E24F0" w:rsidRDefault="00012D92" w:rsidP="00012D92">
            <w:pPr>
              <w:rPr>
                <w:sz w:val="28"/>
                <w:szCs w:val="28"/>
              </w:rPr>
            </w:pPr>
            <w:r w:rsidRPr="002E24F0">
              <w:rPr>
                <w:sz w:val="28"/>
                <w:szCs w:val="28"/>
              </w:rPr>
              <w:t>Đơn hàng cho nhà cung cấp</w:t>
            </w:r>
          </w:p>
          <w:p w14:paraId="71B9A177" w14:textId="77777777" w:rsidR="00012D92" w:rsidRPr="002E24F0" w:rsidRDefault="00012D92" w:rsidP="00012D92">
            <w:pPr>
              <w:rPr>
                <w:sz w:val="28"/>
                <w:szCs w:val="28"/>
              </w:rPr>
            </w:pPr>
            <w:r w:rsidRPr="002E24F0">
              <w:rPr>
                <w:sz w:val="28"/>
                <w:szCs w:val="28"/>
              </w:rPr>
              <w:t>Danh mục thiết bị phục vụ tiệc</w:t>
            </w:r>
          </w:p>
          <w:p w14:paraId="79743CB3" w14:textId="77777777" w:rsidR="00012D92" w:rsidRPr="002E24F0" w:rsidRDefault="00012D92" w:rsidP="00012D92">
            <w:pPr>
              <w:rPr>
                <w:sz w:val="28"/>
                <w:szCs w:val="28"/>
              </w:rPr>
            </w:pPr>
            <w:r w:rsidRPr="002E24F0">
              <w:rPr>
                <w:sz w:val="28"/>
                <w:szCs w:val="28"/>
              </w:rPr>
              <w:t>Danh sách nhân viên phục vụ tiệc tại các vị trí</w:t>
            </w:r>
          </w:p>
          <w:p w14:paraId="7B49A392" w14:textId="77777777" w:rsidR="00012D92" w:rsidRPr="002E24F0" w:rsidRDefault="00012D92" w:rsidP="00012D92">
            <w:pPr>
              <w:rPr>
                <w:bCs w:val="0"/>
                <w:sz w:val="28"/>
                <w:szCs w:val="28"/>
              </w:rPr>
            </w:pPr>
            <w:r w:rsidRPr="002E24F0">
              <w:rPr>
                <w:sz w:val="28"/>
                <w:szCs w:val="28"/>
              </w:rPr>
              <w:t>-</w:t>
            </w:r>
            <w:r w:rsidR="004538FB" w:rsidRPr="002E24F0">
              <w:rPr>
                <w:sz w:val="28"/>
                <w:szCs w:val="28"/>
              </w:rPr>
              <w:t xml:space="preserve"> C</w:t>
            </w:r>
            <w:r w:rsidRPr="002E24F0">
              <w:rPr>
                <w:sz w:val="28"/>
                <w:szCs w:val="28"/>
              </w:rPr>
              <w:t>heck list chuẩn bị sự kiện</w:t>
            </w:r>
          </w:p>
          <w:p w14:paraId="531524AE" w14:textId="77777777" w:rsidR="00012D92" w:rsidRPr="002E24F0" w:rsidRDefault="00012D92" w:rsidP="00012D92">
            <w:pPr>
              <w:rPr>
                <w:sz w:val="28"/>
                <w:szCs w:val="28"/>
              </w:rPr>
            </w:pPr>
            <w:r w:rsidRPr="002E24F0">
              <w:rPr>
                <w:sz w:val="28"/>
                <w:szCs w:val="28"/>
              </w:rPr>
              <w:t>-</w:t>
            </w:r>
            <w:r w:rsidR="004538FB" w:rsidRPr="002E24F0">
              <w:rPr>
                <w:sz w:val="28"/>
                <w:szCs w:val="28"/>
              </w:rPr>
              <w:t xml:space="preserve"> C</w:t>
            </w:r>
            <w:r w:rsidRPr="002E24F0">
              <w:rPr>
                <w:sz w:val="28"/>
                <w:szCs w:val="28"/>
              </w:rPr>
              <w:t>heck list tiến hành sự kiện</w:t>
            </w:r>
          </w:p>
          <w:p w14:paraId="6D2CFECD" w14:textId="77777777" w:rsidR="00012D92" w:rsidRPr="002E24F0" w:rsidRDefault="00012D92" w:rsidP="00012D92">
            <w:pPr>
              <w:rPr>
                <w:color w:val="FF0000"/>
                <w:sz w:val="28"/>
                <w:szCs w:val="28"/>
              </w:rPr>
            </w:pPr>
            <w:r w:rsidRPr="002E24F0">
              <w:rPr>
                <w:color w:val="FF0000"/>
                <w:sz w:val="28"/>
                <w:szCs w:val="28"/>
              </w:rPr>
              <w:t>Bán vé</w:t>
            </w:r>
          </w:p>
          <w:p w14:paraId="7237E546" w14:textId="77777777" w:rsidR="00012D92" w:rsidRPr="002E24F0" w:rsidRDefault="00012D92" w:rsidP="00012D92">
            <w:pPr>
              <w:rPr>
                <w:sz w:val="28"/>
                <w:szCs w:val="28"/>
              </w:rPr>
            </w:pPr>
          </w:p>
        </w:tc>
        <w:tc>
          <w:tcPr>
            <w:tcW w:w="4308" w:type="dxa"/>
          </w:tcPr>
          <w:p w14:paraId="6563905C" w14:textId="77777777" w:rsidR="00012D92" w:rsidRPr="002E24F0" w:rsidRDefault="00012D92" w:rsidP="00012D92">
            <w:pPr>
              <w:pStyle w:val="ListParagraph"/>
              <w:ind w:left="0"/>
              <w:rPr>
                <w:sz w:val="28"/>
                <w:szCs w:val="28"/>
              </w:rPr>
            </w:pPr>
            <w:r w:rsidRPr="002E24F0">
              <w:rPr>
                <w:sz w:val="28"/>
                <w:szCs w:val="28"/>
              </w:rPr>
              <w:t>Cô Đỗ Thị Ninh Thuận cùng nhóm sinh viên</w:t>
            </w:r>
          </w:p>
        </w:tc>
      </w:tr>
      <w:tr w:rsidR="00012D92" w:rsidRPr="002E24F0" w14:paraId="6CFAEB49" w14:textId="77777777" w:rsidTr="00AA4A58">
        <w:tc>
          <w:tcPr>
            <w:tcW w:w="496" w:type="dxa"/>
          </w:tcPr>
          <w:p w14:paraId="76C8081C" w14:textId="77777777" w:rsidR="00012D92" w:rsidRPr="002E24F0" w:rsidRDefault="00012D92" w:rsidP="00012D92">
            <w:pPr>
              <w:pStyle w:val="ListParagraph"/>
              <w:numPr>
                <w:ilvl w:val="0"/>
                <w:numId w:val="2"/>
              </w:numPr>
              <w:rPr>
                <w:sz w:val="28"/>
                <w:szCs w:val="28"/>
              </w:rPr>
            </w:pPr>
          </w:p>
        </w:tc>
        <w:tc>
          <w:tcPr>
            <w:tcW w:w="4463" w:type="dxa"/>
          </w:tcPr>
          <w:p w14:paraId="72EC0CBC" w14:textId="77777777" w:rsidR="00012D92" w:rsidRPr="002E24F0" w:rsidRDefault="00012D92" w:rsidP="00012D92">
            <w:pPr>
              <w:rPr>
                <w:color w:val="FF0000"/>
                <w:sz w:val="28"/>
                <w:szCs w:val="28"/>
              </w:rPr>
            </w:pPr>
            <w:r w:rsidRPr="002E24F0">
              <w:rPr>
                <w:color w:val="FF0000"/>
                <w:sz w:val="28"/>
                <w:szCs w:val="28"/>
              </w:rPr>
              <w:t>Phục vụ</w:t>
            </w:r>
          </w:p>
          <w:p w14:paraId="64B17E28" w14:textId="77777777" w:rsidR="00012D92" w:rsidRPr="002E24F0" w:rsidRDefault="00012D92" w:rsidP="00012D92">
            <w:pPr>
              <w:rPr>
                <w:color w:val="FF0000"/>
                <w:sz w:val="28"/>
                <w:szCs w:val="28"/>
              </w:rPr>
            </w:pPr>
          </w:p>
          <w:p w14:paraId="0841BA19" w14:textId="77777777" w:rsidR="00012D92" w:rsidRPr="002E24F0" w:rsidRDefault="00012D92" w:rsidP="00012D92">
            <w:pPr>
              <w:rPr>
                <w:color w:val="FF0000"/>
                <w:sz w:val="28"/>
                <w:szCs w:val="28"/>
              </w:rPr>
            </w:pPr>
            <w:r w:rsidRPr="002E24F0">
              <w:rPr>
                <w:color w:val="FF0000"/>
                <w:sz w:val="28"/>
                <w:szCs w:val="28"/>
              </w:rPr>
              <w:t>Bán vé</w:t>
            </w:r>
          </w:p>
          <w:p w14:paraId="5C8D0455" w14:textId="77777777" w:rsidR="00012D92" w:rsidRPr="002E24F0" w:rsidRDefault="00012D92" w:rsidP="00012D92">
            <w:pPr>
              <w:rPr>
                <w:color w:val="FF0000"/>
                <w:sz w:val="28"/>
                <w:szCs w:val="28"/>
              </w:rPr>
            </w:pPr>
          </w:p>
          <w:p w14:paraId="28EC1403" w14:textId="77777777" w:rsidR="00012D92" w:rsidRPr="002E24F0" w:rsidRDefault="00012D92" w:rsidP="00012D92">
            <w:pPr>
              <w:rPr>
                <w:color w:val="FF0000"/>
                <w:sz w:val="28"/>
                <w:szCs w:val="28"/>
              </w:rPr>
            </w:pPr>
            <w:r w:rsidRPr="002E24F0">
              <w:rPr>
                <w:sz w:val="28"/>
                <w:szCs w:val="28"/>
              </w:rPr>
              <w:t>Phục vụ tiệc tại các vị trí</w:t>
            </w:r>
          </w:p>
          <w:p w14:paraId="03C8767C" w14:textId="77777777" w:rsidR="00012D92" w:rsidRPr="002E24F0" w:rsidRDefault="00012D92" w:rsidP="00012D92">
            <w:pPr>
              <w:rPr>
                <w:sz w:val="28"/>
                <w:szCs w:val="28"/>
              </w:rPr>
            </w:pPr>
            <w:r w:rsidRPr="002E24F0">
              <w:rPr>
                <w:sz w:val="28"/>
                <w:szCs w:val="28"/>
              </w:rPr>
              <w:t>Người tham dự/ khách mời (lập danh sách khách mời, danh sách người có mặt)</w:t>
            </w:r>
          </w:p>
          <w:p w14:paraId="3C7619C9" w14:textId="77777777" w:rsidR="00012D92" w:rsidRPr="002E24F0" w:rsidRDefault="00012D92" w:rsidP="00012D92">
            <w:pPr>
              <w:rPr>
                <w:sz w:val="28"/>
                <w:szCs w:val="28"/>
              </w:rPr>
            </w:pPr>
            <w:r w:rsidRPr="002E24F0">
              <w:rPr>
                <w:sz w:val="28"/>
                <w:szCs w:val="28"/>
              </w:rPr>
              <w:t>Biển báo</w:t>
            </w:r>
          </w:p>
          <w:p w14:paraId="19C80A57" w14:textId="77777777" w:rsidR="00012D92" w:rsidRPr="002E24F0" w:rsidRDefault="00012D92" w:rsidP="00012D92">
            <w:pPr>
              <w:rPr>
                <w:sz w:val="28"/>
                <w:szCs w:val="28"/>
              </w:rPr>
            </w:pPr>
            <w:r w:rsidRPr="002E24F0">
              <w:rPr>
                <w:sz w:val="28"/>
                <w:szCs w:val="28"/>
              </w:rPr>
              <w:t>Làm thẻ bàn, thẻ tên</w:t>
            </w:r>
          </w:p>
          <w:p w14:paraId="2A4168AC" w14:textId="77777777" w:rsidR="00012D92" w:rsidRPr="002E24F0" w:rsidRDefault="00012D92" w:rsidP="00012D92">
            <w:pPr>
              <w:rPr>
                <w:sz w:val="28"/>
                <w:szCs w:val="28"/>
              </w:rPr>
            </w:pPr>
            <w:r w:rsidRPr="002E24F0">
              <w:rPr>
                <w:sz w:val="28"/>
                <w:szCs w:val="28"/>
              </w:rPr>
              <w:t>Danh mục thư mời</w:t>
            </w:r>
          </w:p>
          <w:p w14:paraId="2A5969C0" w14:textId="77777777" w:rsidR="00012D92" w:rsidRPr="002E24F0" w:rsidRDefault="00012D92" w:rsidP="00012D92">
            <w:pPr>
              <w:rPr>
                <w:sz w:val="28"/>
                <w:szCs w:val="28"/>
              </w:rPr>
            </w:pPr>
            <w:r w:rsidRPr="002E24F0">
              <w:rPr>
                <w:sz w:val="28"/>
                <w:szCs w:val="28"/>
              </w:rPr>
              <w:t>Quà tặng khách/ chứng nhận</w:t>
            </w:r>
          </w:p>
          <w:p w14:paraId="433AA75E" w14:textId="77777777" w:rsidR="00012D92" w:rsidRPr="002E24F0" w:rsidRDefault="00012D92" w:rsidP="00012D92">
            <w:pPr>
              <w:rPr>
                <w:sz w:val="28"/>
                <w:szCs w:val="28"/>
              </w:rPr>
            </w:pPr>
            <w:r w:rsidRPr="002E24F0">
              <w:rPr>
                <w:sz w:val="28"/>
                <w:szCs w:val="28"/>
              </w:rPr>
              <w:t>Kiểm soát</w:t>
            </w:r>
          </w:p>
          <w:p w14:paraId="3C3398F7" w14:textId="77777777" w:rsidR="00012D92" w:rsidRPr="002E24F0" w:rsidRDefault="00012D92" w:rsidP="00012D92">
            <w:pPr>
              <w:pStyle w:val="ListParagraph"/>
              <w:ind w:left="0" w:firstLine="709"/>
              <w:jc w:val="both"/>
              <w:rPr>
                <w:bCs w:val="0"/>
                <w:sz w:val="28"/>
                <w:szCs w:val="28"/>
              </w:rPr>
            </w:pPr>
            <w:r w:rsidRPr="002E24F0">
              <w:rPr>
                <w:sz w:val="28"/>
                <w:szCs w:val="28"/>
              </w:rPr>
              <w:t xml:space="preserve"> -</w:t>
            </w:r>
            <w:r w:rsidR="004538FB" w:rsidRPr="002E24F0">
              <w:rPr>
                <w:sz w:val="28"/>
                <w:szCs w:val="28"/>
              </w:rPr>
              <w:t xml:space="preserve"> C</w:t>
            </w:r>
            <w:r w:rsidRPr="002E24F0">
              <w:rPr>
                <w:sz w:val="28"/>
                <w:szCs w:val="28"/>
              </w:rPr>
              <w:t>heck list trang thư mời</w:t>
            </w:r>
          </w:p>
          <w:p w14:paraId="22801113" w14:textId="77777777" w:rsidR="00012D92" w:rsidRPr="002E24F0" w:rsidRDefault="00012D92" w:rsidP="00012D92">
            <w:pPr>
              <w:rPr>
                <w:bCs w:val="0"/>
                <w:sz w:val="28"/>
                <w:szCs w:val="28"/>
              </w:rPr>
            </w:pPr>
            <w:r w:rsidRPr="002E24F0">
              <w:rPr>
                <w:sz w:val="28"/>
                <w:szCs w:val="28"/>
              </w:rPr>
              <w:t>check list chuẩn bị sự kiện</w:t>
            </w:r>
          </w:p>
          <w:p w14:paraId="261BDB79" w14:textId="77777777" w:rsidR="00012D92" w:rsidRPr="002E24F0" w:rsidRDefault="004538FB" w:rsidP="004538FB">
            <w:pPr>
              <w:pStyle w:val="ListParagraph"/>
              <w:numPr>
                <w:ilvl w:val="0"/>
                <w:numId w:val="17"/>
              </w:numPr>
              <w:rPr>
                <w:sz w:val="28"/>
                <w:szCs w:val="28"/>
              </w:rPr>
            </w:pPr>
            <w:r w:rsidRPr="002E24F0">
              <w:rPr>
                <w:sz w:val="28"/>
                <w:szCs w:val="28"/>
              </w:rPr>
              <w:t>C</w:t>
            </w:r>
            <w:r w:rsidR="00012D92" w:rsidRPr="002E24F0">
              <w:rPr>
                <w:sz w:val="28"/>
                <w:szCs w:val="28"/>
              </w:rPr>
              <w:t>heck list tiến hành sự kiện</w:t>
            </w:r>
          </w:p>
        </w:tc>
        <w:tc>
          <w:tcPr>
            <w:tcW w:w="4308" w:type="dxa"/>
          </w:tcPr>
          <w:p w14:paraId="15BF7512" w14:textId="77777777" w:rsidR="00012D92" w:rsidRPr="002E24F0" w:rsidRDefault="00012D92" w:rsidP="00012D92">
            <w:pPr>
              <w:pStyle w:val="ListParagraph"/>
              <w:ind w:left="0"/>
              <w:rPr>
                <w:sz w:val="28"/>
                <w:szCs w:val="28"/>
              </w:rPr>
            </w:pPr>
            <w:r w:rsidRPr="002E24F0">
              <w:rPr>
                <w:sz w:val="28"/>
                <w:szCs w:val="28"/>
              </w:rPr>
              <w:t>Cô</w:t>
            </w:r>
            <w:r w:rsidR="004538FB" w:rsidRPr="002E24F0">
              <w:rPr>
                <w:sz w:val="28"/>
                <w:szCs w:val="28"/>
              </w:rPr>
              <w:t xml:space="preserve"> Trương Th</w:t>
            </w:r>
            <w:r w:rsidRPr="002E24F0">
              <w:rPr>
                <w:sz w:val="28"/>
                <w:szCs w:val="28"/>
              </w:rPr>
              <w:t>ị Như Duyên cùng nhóm sinh viên</w:t>
            </w:r>
          </w:p>
        </w:tc>
      </w:tr>
    </w:tbl>
    <w:p w14:paraId="073092C9" w14:textId="77777777" w:rsidR="00AA4A58" w:rsidRPr="002E24F0" w:rsidRDefault="00AA4A58" w:rsidP="00AA4A58">
      <w:pPr>
        <w:pStyle w:val="NormalWeb"/>
        <w:shd w:val="clear" w:color="auto" w:fill="FFFFFF"/>
        <w:spacing w:before="120" w:beforeAutospacing="0" w:after="120" w:afterAutospacing="0" w:line="312" w:lineRule="auto"/>
        <w:jc w:val="center"/>
        <w:rPr>
          <w:b/>
          <w:sz w:val="28"/>
          <w:szCs w:val="28"/>
        </w:rPr>
      </w:pPr>
      <w:bookmarkStart w:id="79" w:name="_Toc64905975"/>
    </w:p>
    <w:p w14:paraId="21361BE7" w14:textId="77777777" w:rsidR="00AA4A58" w:rsidRPr="002E24F0" w:rsidRDefault="00AA4A58" w:rsidP="00AA4A58">
      <w:pPr>
        <w:pStyle w:val="NormalWeb"/>
        <w:shd w:val="clear" w:color="auto" w:fill="FFFFFF"/>
        <w:spacing w:before="120" w:beforeAutospacing="0" w:after="120" w:afterAutospacing="0" w:line="312" w:lineRule="auto"/>
        <w:jc w:val="center"/>
        <w:rPr>
          <w:b/>
          <w:sz w:val="28"/>
          <w:szCs w:val="28"/>
        </w:rPr>
      </w:pPr>
    </w:p>
    <w:p w14:paraId="2B620870" w14:textId="77777777" w:rsidR="00AA4A58" w:rsidRPr="002E24F0" w:rsidRDefault="00AA4A58" w:rsidP="00AA4A58">
      <w:pPr>
        <w:pStyle w:val="NormalWeb"/>
        <w:shd w:val="clear" w:color="auto" w:fill="FFFFFF"/>
        <w:spacing w:before="120" w:beforeAutospacing="0" w:after="120" w:afterAutospacing="0" w:line="312" w:lineRule="auto"/>
        <w:jc w:val="center"/>
        <w:rPr>
          <w:b/>
          <w:sz w:val="28"/>
          <w:szCs w:val="28"/>
        </w:rPr>
      </w:pPr>
    </w:p>
    <w:p w14:paraId="4214E730" w14:textId="77777777" w:rsidR="00AA4A58" w:rsidRPr="002E24F0" w:rsidRDefault="00AA4A58" w:rsidP="00AA4A58">
      <w:pPr>
        <w:pStyle w:val="NormalWeb"/>
        <w:shd w:val="clear" w:color="auto" w:fill="FFFFFF"/>
        <w:spacing w:before="120" w:beforeAutospacing="0" w:after="120" w:afterAutospacing="0" w:line="312" w:lineRule="auto"/>
        <w:jc w:val="center"/>
        <w:rPr>
          <w:b/>
          <w:sz w:val="28"/>
          <w:szCs w:val="28"/>
        </w:rPr>
      </w:pPr>
    </w:p>
    <w:p w14:paraId="5764733E" w14:textId="77777777" w:rsidR="00AA4A58" w:rsidRPr="002E24F0" w:rsidRDefault="00AA4A58" w:rsidP="00AA4A58">
      <w:pPr>
        <w:pStyle w:val="NormalWeb"/>
        <w:shd w:val="clear" w:color="auto" w:fill="FFFFFF"/>
        <w:spacing w:before="120" w:beforeAutospacing="0" w:after="120" w:afterAutospacing="0" w:line="312" w:lineRule="auto"/>
        <w:rPr>
          <w:b/>
          <w:sz w:val="28"/>
          <w:szCs w:val="28"/>
        </w:rPr>
      </w:pPr>
    </w:p>
    <w:p w14:paraId="34F5047D" w14:textId="0989B0E3" w:rsidR="00AA4A58" w:rsidRPr="002E24F0" w:rsidRDefault="00AA4A58" w:rsidP="00AA4A58">
      <w:pPr>
        <w:pStyle w:val="NormalWeb"/>
        <w:shd w:val="clear" w:color="auto" w:fill="FFFFFF"/>
        <w:spacing w:before="120" w:beforeAutospacing="0" w:after="120" w:afterAutospacing="0" w:line="312" w:lineRule="auto"/>
        <w:rPr>
          <w:b/>
          <w:sz w:val="28"/>
          <w:szCs w:val="28"/>
        </w:rPr>
      </w:pPr>
      <w:r w:rsidRPr="002E24F0">
        <w:rPr>
          <w:b/>
          <w:sz w:val="28"/>
          <w:szCs w:val="28"/>
        </w:rPr>
        <w:lastRenderedPageBreak/>
        <w:t xml:space="preserve">                        BẢNG NGÂN SÁCH SỰ KIỆN 2</w:t>
      </w:r>
    </w:p>
    <w:tbl>
      <w:tblPr>
        <w:tblStyle w:val="TableGrid"/>
        <w:tblW w:w="0" w:type="auto"/>
        <w:tblLook w:val="04A0" w:firstRow="1" w:lastRow="0" w:firstColumn="1" w:lastColumn="0" w:noHBand="0" w:noVBand="1"/>
      </w:tblPr>
      <w:tblGrid>
        <w:gridCol w:w="2660"/>
        <w:gridCol w:w="1843"/>
        <w:gridCol w:w="1417"/>
        <w:gridCol w:w="1559"/>
      </w:tblGrid>
      <w:tr w:rsidR="00AA4A58" w:rsidRPr="002E24F0" w14:paraId="3BA582C8" w14:textId="77777777" w:rsidTr="0023376E">
        <w:tc>
          <w:tcPr>
            <w:tcW w:w="2660" w:type="dxa"/>
          </w:tcPr>
          <w:p w14:paraId="36B9FA31" w14:textId="77777777"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Event</w:t>
            </w:r>
          </w:p>
        </w:tc>
        <w:tc>
          <w:tcPr>
            <w:tcW w:w="1843" w:type="dxa"/>
          </w:tcPr>
          <w:p w14:paraId="17BFE7EB" w14:textId="57D84E2A"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Đơn giá</w:t>
            </w:r>
          </w:p>
        </w:tc>
        <w:tc>
          <w:tcPr>
            <w:tcW w:w="1417" w:type="dxa"/>
          </w:tcPr>
          <w:p w14:paraId="3830EC1A" w14:textId="203B983F"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Số lượng</w:t>
            </w:r>
          </w:p>
        </w:tc>
        <w:tc>
          <w:tcPr>
            <w:tcW w:w="1559" w:type="dxa"/>
          </w:tcPr>
          <w:p w14:paraId="47DE7118" w14:textId="294C6D73"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Thành tiền</w:t>
            </w:r>
          </w:p>
        </w:tc>
      </w:tr>
      <w:tr w:rsidR="00AA4A58" w:rsidRPr="002E24F0" w14:paraId="4A9F4D5E" w14:textId="77777777" w:rsidTr="0023376E">
        <w:tc>
          <w:tcPr>
            <w:tcW w:w="2660" w:type="dxa"/>
          </w:tcPr>
          <w:p w14:paraId="5796FD0F" w14:textId="740F8FF8"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1. Chi phí trang trí</w:t>
            </w:r>
          </w:p>
        </w:tc>
        <w:tc>
          <w:tcPr>
            <w:tcW w:w="1843" w:type="dxa"/>
          </w:tcPr>
          <w:p w14:paraId="56771073" w14:textId="77777777" w:rsidR="00AA4A58" w:rsidRPr="002E24F0" w:rsidRDefault="00AA4A58" w:rsidP="00AA4A58">
            <w:pPr>
              <w:spacing w:before="120" w:after="120" w:line="312" w:lineRule="auto"/>
              <w:jc w:val="center"/>
              <w:textAlignment w:val="baseline"/>
              <w:rPr>
                <w:sz w:val="28"/>
                <w:szCs w:val="28"/>
                <w:lang w:val="de-DE"/>
              </w:rPr>
            </w:pPr>
          </w:p>
        </w:tc>
        <w:tc>
          <w:tcPr>
            <w:tcW w:w="1417" w:type="dxa"/>
          </w:tcPr>
          <w:p w14:paraId="30BEEA1D" w14:textId="77777777" w:rsidR="00AA4A58" w:rsidRPr="002E24F0" w:rsidRDefault="00AA4A58" w:rsidP="00AA4A58">
            <w:pPr>
              <w:spacing w:before="120" w:after="120" w:line="312" w:lineRule="auto"/>
              <w:jc w:val="center"/>
              <w:textAlignment w:val="baseline"/>
              <w:rPr>
                <w:sz w:val="28"/>
                <w:szCs w:val="28"/>
                <w:lang w:val="de-DE"/>
              </w:rPr>
            </w:pPr>
          </w:p>
        </w:tc>
        <w:tc>
          <w:tcPr>
            <w:tcW w:w="1559" w:type="dxa"/>
          </w:tcPr>
          <w:p w14:paraId="27282850" w14:textId="77777777" w:rsidR="00AA4A58" w:rsidRPr="002E24F0" w:rsidRDefault="00AA4A58" w:rsidP="00AA4A58">
            <w:pPr>
              <w:spacing w:before="120" w:after="120" w:line="312" w:lineRule="auto"/>
              <w:jc w:val="center"/>
              <w:textAlignment w:val="baseline"/>
              <w:rPr>
                <w:sz w:val="28"/>
                <w:szCs w:val="28"/>
                <w:lang w:val="de-DE"/>
              </w:rPr>
            </w:pPr>
          </w:p>
        </w:tc>
      </w:tr>
      <w:tr w:rsidR="00AA4A58" w:rsidRPr="002E24F0" w14:paraId="77214CC0" w14:textId="77777777" w:rsidTr="0023376E">
        <w:tc>
          <w:tcPr>
            <w:tcW w:w="2660" w:type="dxa"/>
          </w:tcPr>
          <w:p w14:paraId="5C67F3DA" w14:textId="141309F8"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Vật liệu trang trí</w:t>
            </w:r>
          </w:p>
        </w:tc>
        <w:tc>
          <w:tcPr>
            <w:tcW w:w="1843" w:type="dxa"/>
          </w:tcPr>
          <w:p w14:paraId="1B02D0D5"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3,651,000</w:t>
            </w:r>
          </w:p>
        </w:tc>
        <w:tc>
          <w:tcPr>
            <w:tcW w:w="1417" w:type="dxa"/>
          </w:tcPr>
          <w:p w14:paraId="56123EAA"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14FADDF2"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3,651,000</w:t>
            </w:r>
          </w:p>
        </w:tc>
      </w:tr>
      <w:tr w:rsidR="00AA4A58" w:rsidRPr="002E24F0" w14:paraId="67A13116" w14:textId="77777777" w:rsidTr="0023376E">
        <w:tc>
          <w:tcPr>
            <w:tcW w:w="2660" w:type="dxa"/>
            <w:tcBorders>
              <w:bottom w:val="single" w:sz="4" w:space="0" w:color="auto"/>
            </w:tcBorders>
          </w:tcPr>
          <w:p w14:paraId="538A58A9" w14:textId="39721FB9"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In ấn trang trí</w:t>
            </w:r>
          </w:p>
        </w:tc>
        <w:tc>
          <w:tcPr>
            <w:tcW w:w="1843" w:type="dxa"/>
            <w:tcBorders>
              <w:bottom w:val="single" w:sz="4" w:space="0" w:color="auto"/>
            </w:tcBorders>
          </w:tcPr>
          <w:p w14:paraId="7D782F6C"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1,360,000</w:t>
            </w:r>
          </w:p>
        </w:tc>
        <w:tc>
          <w:tcPr>
            <w:tcW w:w="1417" w:type="dxa"/>
          </w:tcPr>
          <w:p w14:paraId="06C02EE2"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15D35644"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1,360,000</w:t>
            </w:r>
          </w:p>
        </w:tc>
      </w:tr>
      <w:tr w:rsidR="00AA4A58" w:rsidRPr="002E24F0" w14:paraId="536463F9" w14:textId="77777777" w:rsidTr="0023376E">
        <w:tc>
          <w:tcPr>
            <w:tcW w:w="2660" w:type="dxa"/>
          </w:tcPr>
          <w:p w14:paraId="2DE516A6" w14:textId="6A37D19F" w:rsidR="00AA4A58" w:rsidRPr="002E24F0" w:rsidRDefault="00AA4A58" w:rsidP="00AA4A58">
            <w:pPr>
              <w:spacing w:before="120" w:after="120" w:line="312" w:lineRule="auto"/>
              <w:jc w:val="center"/>
              <w:textAlignment w:val="baseline"/>
              <w:rPr>
                <w:sz w:val="28"/>
                <w:szCs w:val="28"/>
                <w:lang w:val="de-DE"/>
              </w:rPr>
            </w:pPr>
            <w:r w:rsidRPr="002E24F0">
              <w:rPr>
                <w:b/>
                <w:sz w:val="28"/>
                <w:szCs w:val="28"/>
                <w:lang w:val="de-DE"/>
              </w:rPr>
              <w:t>2. Chi phí nguyên vật liệu</w:t>
            </w:r>
            <w:r w:rsidRPr="002E24F0">
              <w:rPr>
                <w:sz w:val="28"/>
                <w:szCs w:val="28"/>
                <w:lang w:val="de-DE"/>
              </w:rPr>
              <w:t xml:space="preserve"> </w:t>
            </w:r>
            <w:r w:rsidRPr="002E24F0">
              <w:rPr>
                <w:b/>
                <w:sz w:val="28"/>
                <w:szCs w:val="28"/>
                <w:lang w:val="de-DE"/>
              </w:rPr>
              <w:t>pha chế</w:t>
            </w:r>
          </w:p>
        </w:tc>
        <w:tc>
          <w:tcPr>
            <w:tcW w:w="1843" w:type="dxa"/>
          </w:tcPr>
          <w:p w14:paraId="48A2A93C"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892,000</w:t>
            </w:r>
          </w:p>
        </w:tc>
        <w:tc>
          <w:tcPr>
            <w:tcW w:w="1417" w:type="dxa"/>
          </w:tcPr>
          <w:p w14:paraId="23432EDA"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636922AE"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892,000</w:t>
            </w:r>
          </w:p>
        </w:tc>
      </w:tr>
      <w:tr w:rsidR="00AA4A58" w:rsidRPr="002E24F0" w14:paraId="776629FF" w14:textId="77777777" w:rsidTr="0023376E">
        <w:tc>
          <w:tcPr>
            <w:tcW w:w="2660" w:type="dxa"/>
          </w:tcPr>
          <w:p w14:paraId="4D5C1D79" w14:textId="7A71C3A8"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3. Chi phí nhóm phục vụ</w:t>
            </w:r>
          </w:p>
        </w:tc>
        <w:tc>
          <w:tcPr>
            <w:tcW w:w="1843" w:type="dxa"/>
          </w:tcPr>
          <w:p w14:paraId="61E398E0" w14:textId="77777777" w:rsidR="00AA4A58" w:rsidRPr="002E24F0" w:rsidRDefault="00AA4A58" w:rsidP="00AA4A58">
            <w:pPr>
              <w:spacing w:before="120" w:after="120" w:line="312" w:lineRule="auto"/>
              <w:jc w:val="center"/>
              <w:textAlignment w:val="baseline"/>
              <w:rPr>
                <w:sz w:val="28"/>
                <w:szCs w:val="28"/>
                <w:lang w:val="de-DE"/>
              </w:rPr>
            </w:pPr>
          </w:p>
        </w:tc>
        <w:tc>
          <w:tcPr>
            <w:tcW w:w="1417" w:type="dxa"/>
          </w:tcPr>
          <w:p w14:paraId="736CB51E" w14:textId="77777777" w:rsidR="00AA4A58" w:rsidRPr="002E24F0" w:rsidRDefault="00AA4A58" w:rsidP="00AA4A58">
            <w:pPr>
              <w:spacing w:before="120" w:after="120" w:line="312" w:lineRule="auto"/>
              <w:jc w:val="center"/>
              <w:textAlignment w:val="baseline"/>
              <w:rPr>
                <w:sz w:val="28"/>
                <w:szCs w:val="28"/>
                <w:lang w:val="de-DE"/>
              </w:rPr>
            </w:pPr>
          </w:p>
        </w:tc>
        <w:tc>
          <w:tcPr>
            <w:tcW w:w="1559" w:type="dxa"/>
          </w:tcPr>
          <w:p w14:paraId="2C6D47BF" w14:textId="77777777" w:rsidR="00AA4A58" w:rsidRPr="002E24F0" w:rsidRDefault="00AA4A58" w:rsidP="00AA4A58">
            <w:pPr>
              <w:spacing w:before="120" w:after="120" w:line="312" w:lineRule="auto"/>
              <w:jc w:val="center"/>
              <w:textAlignment w:val="baseline"/>
              <w:rPr>
                <w:sz w:val="28"/>
                <w:szCs w:val="28"/>
                <w:lang w:val="de-DE"/>
              </w:rPr>
            </w:pPr>
          </w:p>
        </w:tc>
      </w:tr>
      <w:tr w:rsidR="00AA4A58" w:rsidRPr="002E24F0" w14:paraId="1EC03D73" w14:textId="77777777" w:rsidTr="0023376E">
        <w:tc>
          <w:tcPr>
            <w:tcW w:w="2660" w:type="dxa"/>
          </w:tcPr>
          <w:p w14:paraId="25662402" w14:textId="796C10BE"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Vật liệu trang trí</w:t>
            </w:r>
          </w:p>
        </w:tc>
        <w:tc>
          <w:tcPr>
            <w:tcW w:w="1843" w:type="dxa"/>
          </w:tcPr>
          <w:p w14:paraId="5A802AAE"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1,164,000</w:t>
            </w:r>
          </w:p>
        </w:tc>
        <w:tc>
          <w:tcPr>
            <w:tcW w:w="1417" w:type="dxa"/>
          </w:tcPr>
          <w:p w14:paraId="01F239C5"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449EE4E7"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1,164,00</w:t>
            </w:r>
          </w:p>
        </w:tc>
      </w:tr>
      <w:tr w:rsidR="00AA4A58" w:rsidRPr="002E24F0" w14:paraId="3B76EAD5" w14:textId="77777777" w:rsidTr="0023376E">
        <w:tc>
          <w:tcPr>
            <w:tcW w:w="2660" w:type="dxa"/>
          </w:tcPr>
          <w:p w14:paraId="500232DA"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Nguyên vật liệu phục vụ</w:t>
            </w:r>
          </w:p>
        </w:tc>
        <w:tc>
          <w:tcPr>
            <w:tcW w:w="1843" w:type="dxa"/>
          </w:tcPr>
          <w:p w14:paraId="7F65B95F"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1,270,000</w:t>
            </w:r>
          </w:p>
        </w:tc>
        <w:tc>
          <w:tcPr>
            <w:tcW w:w="1417" w:type="dxa"/>
          </w:tcPr>
          <w:p w14:paraId="7C856C17"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2590B4DB"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1,270,000</w:t>
            </w:r>
          </w:p>
        </w:tc>
      </w:tr>
      <w:tr w:rsidR="00AA4A58" w:rsidRPr="002E24F0" w14:paraId="34489418" w14:textId="77777777" w:rsidTr="0023376E">
        <w:tc>
          <w:tcPr>
            <w:tcW w:w="2660" w:type="dxa"/>
            <w:tcBorders>
              <w:bottom w:val="single" w:sz="4" w:space="0" w:color="auto"/>
            </w:tcBorders>
          </w:tcPr>
          <w:p w14:paraId="5C1BCCD6" w14:textId="41CB4E05"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Chi phí món ăn</w:t>
            </w:r>
          </w:p>
        </w:tc>
        <w:tc>
          <w:tcPr>
            <w:tcW w:w="1843" w:type="dxa"/>
            <w:tcBorders>
              <w:bottom w:val="single" w:sz="4" w:space="0" w:color="auto"/>
            </w:tcBorders>
          </w:tcPr>
          <w:p w14:paraId="318E1751"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90,000</w:t>
            </w:r>
          </w:p>
        </w:tc>
        <w:tc>
          <w:tcPr>
            <w:tcW w:w="1417" w:type="dxa"/>
          </w:tcPr>
          <w:p w14:paraId="332155A5"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60</w:t>
            </w:r>
          </w:p>
        </w:tc>
        <w:tc>
          <w:tcPr>
            <w:tcW w:w="1559" w:type="dxa"/>
          </w:tcPr>
          <w:p w14:paraId="20DF5EE7"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5,400,000</w:t>
            </w:r>
          </w:p>
        </w:tc>
      </w:tr>
      <w:tr w:rsidR="00AA4A58" w:rsidRPr="002E24F0" w14:paraId="18C7A28C" w14:textId="77777777" w:rsidTr="0023376E">
        <w:tc>
          <w:tcPr>
            <w:tcW w:w="2660" w:type="dxa"/>
            <w:tcBorders>
              <w:top w:val="single" w:sz="4" w:space="0" w:color="auto"/>
            </w:tcBorders>
          </w:tcPr>
          <w:p w14:paraId="5F661DD4" w14:textId="2F7CFF8B"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3. Chi phí điều hành</w:t>
            </w:r>
          </w:p>
        </w:tc>
        <w:tc>
          <w:tcPr>
            <w:tcW w:w="1843" w:type="dxa"/>
            <w:tcBorders>
              <w:top w:val="single" w:sz="4" w:space="0" w:color="auto"/>
            </w:tcBorders>
          </w:tcPr>
          <w:p w14:paraId="6B93484C" w14:textId="77777777" w:rsidR="00AA4A58" w:rsidRPr="002E24F0" w:rsidRDefault="00AA4A58" w:rsidP="00AA4A58">
            <w:pPr>
              <w:spacing w:before="120" w:after="120" w:line="312" w:lineRule="auto"/>
              <w:jc w:val="center"/>
              <w:textAlignment w:val="baseline"/>
              <w:rPr>
                <w:sz w:val="28"/>
                <w:szCs w:val="28"/>
                <w:lang w:val="de-DE"/>
              </w:rPr>
            </w:pPr>
          </w:p>
        </w:tc>
        <w:tc>
          <w:tcPr>
            <w:tcW w:w="1417" w:type="dxa"/>
          </w:tcPr>
          <w:p w14:paraId="0C49763C" w14:textId="77777777" w:rsidR="00AA4A58" w:rsidRPr="002E24F0" w:rsidRDefault="00AA4A58" w:rsidP="00AA4A58">
            <w:pPr>
              <w:spacing w:before="120" w:after="120" w:line="312" w:lineRule="auto"/>
              <w:jc w:val="center"/>
              <w:textAlignment w:val="baseline"/>
              <w:rPr>
                <w:sz w:val="28"/>
                <w:szCs w:val="28"/>
                <w:lang w:val="de-DE"/>
              </w:rPr>
            </w:pPr>
          </w:p>
        </w:tc>
        <w:tc>
          <w:tcPr>
            <w:tcW w:w="1559" w:type="dxa"/>
          </w:tcPr>
          <w:p w14:paraId="7949A18D" w14:textId="77777777" w:rsidR="00AA4A58" w:rsidRPr="002E24F0" w:rsidRDefault="00AA4A58" w:rsidP="00AA4A58">
            <w:pPr>
              <w:spacing w:before="120" w:after="120" w:line="312" w:lineRule="auto"/>
              <w:jc w:val="center"/>
              <w:textAlignment w:val="baseline"/>
              <w:rPr>
                <w:sz w:val="28"/>
                <w:szCs w:val="28"/>
                <w:lang w:val="de-DE"/>
              </w:rPr>
            </w:pPr>
          </w:p>
        </w:tc>
      </w:tr>
      <w:tr w:rsidR="00AA4A58" w:rsidRPr="002E24F0" w14:paraId="5CD1BA81" w14:textId="77777777" w:rsidTr="0023376E">
        <w:tc>
          <w:tcPr>
            <w:tcW w:w="2660" w:type="dxa"/>
          </w:tcPr>
          <w:p w14:paraId="3DB3A64F" w14:textId="69643649"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Âm thanh , ánh sáng</w:t>
            </w:r>
          </w:p>
        </w:tc>
        <w:tc>
          <w:tcPr>
            <w:tcW w:w="1843" w:type="dxa"/>
          </w:tcPr>
          <w:p w14:paraId="2FFFE92F"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3,000,000</w:t>
            </w:r>
          </w:p>
        </w:tc>
        <w:tc>
          <w:tcPr>
            <w:tcW w:w="1417" w:type="dxa"/>
          </w:tcPr>
          <w:p w14:paraId="07A18AAB"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5B516663"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3,000,000</w:t>
            </w:r>
          </w:p>
        </w:tc>
      </w:tr>
      <w:tr w:rsidR="00AA4A58" w:rsidRPr="002E24F0" w14:paraId="1FA2DEBA" w14:textId="77777777" w:rsidTr="0023376E">
        <w:tc>
          <w:tcPr>
            <w:tcW w:w="2660" w:type="dxa"/>
          </w:tcPr>
          <w:p w14:paraId="74ECDF32" w14:textId="4483709A"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Chi phí quà tặng</w:t>
            </w:r>
          </w:p>
        </w:tc>
        <w:tc>
          <w:tcPr>
            <w:tcW w:w="1843" w:type="dxa"/>
          </w:tcPr>
          <w:p w14:paraId="3E3B766D"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650,000</w:t>
            </w:r>
          </w:p>
        </w:tc>
        <w:tc>
          <w:tcPr>
            <w:tcW w:w="1417" w:type="dxa"/>
          </w:tcPr>
          <w:p w14:paraId="0A3B17C8"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180C0184"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650,000</w:t>
            </w:r>
          </w:p>
        </w:tc>
      </w:tr>
      <w:tr w:rsidR="00AA4A58" w:rsidRPr="002E24F0" w14:paraId="08610EFC" w14:textId="77777777" w:rsidTr="0023376E">
        <w:tc>
          <w:tcPr>
            <w:tcW w:w="2660" w:type="dxa"/>
          </w:tcPr>
          <w:p w14:paraId="46473AC5"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Chi phí in ấn</w:t>
            </w:r>
          </w:p>
        </w:tc>
        <w:tc>
          <w:tcPr>
            <w:tcW w:w="1843" w:type="dxa"/>
          </w:tcPr>
          <w:p w14:paraId="35A6700F"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150,000</w:t>
            </w:r>
          </w:p>
        </w:tc>
        <w:tc>
          <w:tcPr>
            <w:tcW w:w="1417" w:type="dxa"/>
          </w:tcPr>
          <w:p w14:paraId="4D25B6C8"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w:t>
            </w:r>
          </w:p>
        </w:tc>
        <w:tc>
          <w:tcPr>
            <w:tcW w:w="1559" w:type="dxa"/>
          </w:tcPr>
          <w:p w14:paraId="3AE1ED80"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150,000</w:t>
            </w:r>
          </w:p>
        </w:tc>
      </w:tr>
      <w:tr w:rsidR="00AA4A58" w:rsidRPr="002E24F0" w14:paraId="6A07AE78" w14:textId="77777777" w:rsidTr="0023376E">
        <w:tc>
          <w:tcPr>
            <w:tcW w:w="2660" w:type="dxa"/>
            <w:tcBorders>
              <w:bottom w:val="single" w:sz="4" w:space="0" w:color="auto"/>
            </w:tcBorders>
          </w:tcPr>
          <w:p w14:paraId="0E8897F7" w14:textId="018394DF"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Chi phí văn nghệ , MC</w:t>
            </w:r>
          </w:p>
        </w:tc>
        <w:tc>
          <w:tcPr>
            <w:tcW w:w="1843" w:type="dxa"/>
            <w:tcBorders>
              <w:bottom w:val="single" w:sz="4" w:space="0" w:color="auto"/>
            </w:tcBorders>
          </w:tcPr>
          <w:p w14:paraId="293A9DF9"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1,880,000</w:t>
            </w:r>
          </w:p>
        </w:tc>
        <w:tc>
          <w:tcPr>
            <w:tcW w:w="1417" w:type="dxa"/>
          </w:tcPr>
          <w:p w14:paraId="48CB189F" w14:textId="77777777" w:rsidR="00AA4A58" w:rsidRPr="002E24F0" w:rsidRDefault="00AA4A58" w:rsidP="00AA4A58">
            <w:pPr>
              <w:spacing w:before="120" w:after="120" w:line="312" w:lineRule="auto"/>
              <w:jc w:val="center"/>
              <w:textAlignment w:val="baseline"/>
              <w:rPr>
                <w:sz w:val="28"/>
                <w:szCs w:val="28"/>
                <w:lang w:val="de-DE"/>
              </w:rPr>
            </w:pPr>
          </w:p>
        </w:tc>
        <w:tc>
          <w:tcPr>
            <w:tcW w:w="1559" w:type="dxa"/>
          </w:tcPr>
          <w:p w14:paraId="327C6A53"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1,880,000</w:t>
            </w:r>
          </w:p>
        </w:tc>
      </w:tr>
      <w:tr w:rsidR="00AA4A58" w:rsidRPr="002E24F0" w14:paraId="6EF993AE" w14:textId="77777777" w:rsidTr="0023376E">
        <w:tc>
          <w:tcPr>
            <w:tcW w:w="2660" w:type="dxa"/>
            <w:tcBorders>
              <w:left w:val="single" w:sz="4" w:space="0" w:color="auto"/>
              <w:right w:val="single" w:sz="4" w:space="0" w:color="auto"/>
            </w:tcBorders>
          </w:tcPr>
          <w:p w14:paraId="43BD13E6" w14:textId="2FF2E915"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t>4. Chi phí phát sinh</w:t>
            </w:r>
          </w:p>
        </w:tc>
        <w:tc>
          <w:tcPr>
            <w:tcW w:w="3260" w:type="dxa"/>
            <w:gridSpan w:val="2"/>
            <w:tcBorders>
              <w:left w:val="single" w:sz="4" w:space="0" w:color="auto"/>
              <w:right w:val="single" w:sz="4" w:space="0" w:color="auto"/>
            </w:tcBorders>
          </w:tcPr>
          <w:p w14:paraId="47B14462" w14:textId="77777777" w:rsidR="00AA4A58" w:rsidRPr="002E24F0" w:rsidRDefault="00AA4A58" w:rsidP="00AA4A58">
            <w:pPr>
              <w:spacing w:before="120" w:after="120" w:line="312" w:lineRule="auto"/>
              <w:jc w:val="center"/>
              <w:textAlignment w:val="baseline"/>
              <w:rPr>
                <w:b/>
                <w:sz w:val="28"/>
                <w:szCs w:val="28"/>
                <w:lang w:val="de-DE"/>
              </w:rPr>
            </w:pPr>
            <w:r w:rsidRPr="002E24F0">
              <w:rPr>
                <w:sz w:val="28"/>
                <w:szCs w:val="28"/>
                <w:lang w:val="de-DE"/>
              </w:rPr>
              <w:t>940,000</w:t>
            </w:r>
          </w:p>
        </w:tc>
        <w:tc>
          <w:tcPr>
            <w:tcW w:w="1559" w:type="dxa"/>
            <w:tcBorders>
              <w:left w:val="single" w:sz="4" w:space="0" w:color="auto"/>
            </w:tcBorders>
          </w:tcPr>
          <w:p w14:paraId="769937AB"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940,000</w:t>
            </w:r>
          </w:p>
        </w:tc>
      </w:tr>
      <w:tr w:rsidR="00AA4A58" w:rsidRPr="002E24F0" w14:paraId="09B07161" w14:textId="77777777" w:rsidTr="0023376E">
        <w:tc>
          <w:tcPr>
            <w:tcW w:w="5920" w:type="dxa"/>
            <w:gridSpan w:val="3"/>
            <w:tcBorders>
              <w:left w:val="single" w:sz="4" w:space="0" w:color="auto"/>
              <w:bottom w:val="single" w:sz="4" w:space="0" w:color="auto"/>
              <w:right w:val="single" w:sz="4" w:space="0" w:color="auto"/>
            </w:tcBorders>
          </w:tcPr>
          <w:p w14:paraId="77A35E16" w14:textId="77777777" w:rsidR="00AA4A58" w:rsidRPr="002E24F0" w:rsidRDefault="00AA4A58" w:rsidP="00AA4A58">
            <w:pPr>
              <w:spacing w:before="120" w:after="120" w:line="312" w:lineRule="auto"/>
              <w:jc w:val="center"/>
              <w:textAlignment w:val="baseline"/>
              <w:rPr>
                <w:b/>
                <w:sz w:val="28"/>
                <w:szCs w:val="28"/>
                <w:lang w:val="de-DE"/>
              </w:rPr>
            </w:pPr>
            <w:r w:rsidRPr="002E24F0">
              <w:rPr>
                <w:b/>
                <w:sz w:val="28"/>
                <w:szCs w:val="28"/>
                <w:lang w:val="de-DE"/>
              </w:rPr>
              <w:lastRenderedPageBreak/>
              <w:t>Tổng</w:t>
            </w:r>
          </w:p>
        </w:tc>
        <w:tc>
          <w:tcPr>
            <w:tcW w:w="1559" w:type="dxa"/>
            <w:tcBorders>
              <w:left w:val="single" w:sz="4" w:space="0" w:color="auto"/>
            </w:tcBorders>
          </w:tcPr>
          <w:p w14:paraId="515D7724" w14:textId="77777777" w:rsidR="00AA4A58" w:rsidRPr="002E24F0" w:rsidRDefault="00AA4A58" w:rsidP="00AA4A58">
            <w:pPr>
              <w:spacing w:before="120" w:after="120" w:line="312" w:lineRule="auto"/>
              <w:jc w:val="center"/>
              <w:textAlignment w:val="baseline"/>
              <w:rPr>
                <w:sz w:val="28"/>
                <w:szCs w:val="28"/>
                <w:lang w:val="de-DE"/>
              </w:rPr>
            </w:pPr>
            <w:r w:rsidRPr="002E24F0">
              <w:rPr>
                <w:sz w:val="28"/>
                <w:szCs w:val="28"/>
                <w:lang w:val="de-DE"/>
              </w:rPr>
              <w:t>20,357,000</w:t>
            </w:r>
          </w:p>
        </w:tc>
      </w:tr>
    </w:tbl>
    <w:p w14:paraId="62D588FC" w14:textId="77777777" w:rsidR="00AA4A58" w:rsidRPr="002E24F0" w:rsidRDefault="00AA4A58" w:rsidP="00AA4A58">
      <w:pPr>
        <w:pStyle w:val="Heading3"/>
        <w:jc w:val="center"/>
        <w:rPr>
          <w:sz w:val="28"/>
          <w:szCs w:val="28"/>
        </w:rPr>
      </w:pPr>
    </w:p>
    <w:p w14:paraId="71212EC0" w14:textId="6D57F817" w:rsidR="00012D92" w:rsidRPr="002E24F0" w:rsidRDefault="004538FB" w:rsidP="004F648D">
      <w:pPr>
        <w:pStyle w:val="Style4"/>
      </w:pPr>
      <w:r w:rsidRPr="002E24F0">
        <w:t>2.1.2.4 N</w:t>
      </w:r>
      <w:r w:rsidR="00012D92" w:rsidRPr="002E24F0">
        <w:t>hận xét sự kiện 2</w:t>
      </w:r>
      <w:bookmarkEnd w:id="79"/>
    </w:p>
    <w:p w14:paraId="0329ACAC" w14:textId="77777777" w:rsidR="00422D2A" w:rsidRPr="002E24F0" w:rsidRDefault="00422D2A" w:rsidP="00422D2A">
      <w:pPr>
        <w:shd w:val="clear" w:color="auto" w:fill="FFFFFF"/>
        <w:spacing w:before="120" w:after="120" w:line="312" w:lineRule="auto"/>
        <w:rPr>
          <w:rFonts w:eastAsia="Times New Roman"/>
          <w:b/>
          <w:sz w:val="28"/>
          <w:szCs w:val="28"/>
          <w:lang w:eastAsia="zh-CN"/>
        </w:rPr>
      </w:pPr>
      <w:r w:rsidRPr="002E24F0">
        <w:rPr>
          <w:rFonts w:eastAsia="Times New Roman"/>
          <w:b/>
          <w:sz w:val="28"/>
          <w:szCs w:val="28"/>
          <w:lang w:eastAsia="zh-CN"/>
        </w:rPr>
        <w:t>Ưu điểm</w:t>
      </w:r>
    </w:p>
    <w:p w14:paraId="70D1FCA0" w14:textId="77777777" w:rsidR="00422D2A" w:rsidRPr="002E24F0" w:rsidRDefault="00422D2A" w:rsidP="00422D2A">
      <w:pPr>
        <w:shd w:val="clear" w:color="auto" w:fill="FFFFFF"/>
        <w:spacing w:before="120" w:after="120" w:line="312" w:lineRule="auto"/>
        <w:textAlignment w:val="baseline"/>
        <w:rPr>
          <w:rFonts w:eastAsia="Times New Roman"/>
          <w:sz w:val="28"/>
          <w:szCs w:val="28"/>
          <w:bdr w:val="none" w:sz="0" w:space="0" w:color="auto" w:frame="1"/>
          <w:lang w:eastAsia="zh-CN"/>
        </w:rPr>
      </w:pPr>
      <w:r w:rsidRPr="002E24F0">
        <w:rPr>
          <w:rFonts w:eastAsia="Times New Roman"/>
          <w:sz w:val="28"/>
          <w:szCs w:val="28"/>
          <w:bdr w:val="none" w:sz="0" w:space="0" w:color="auto" w:frame="1"/>
          <w:lang w:eastAsia="zh-CN"/>
        </w:rPr>
        <w:t>Phạm vi ảnh hưởng rộng rãi, tiếp cận được nhiều đối tượng khách hàng.</w:t>
      </w:r>
    </w:p>
    <w:p w14:paraId="42D58488" w14:textId="77777777" w:rsidR="00422D2A" w:rsidRPr="002E24F0" w:rsidRDefault="00422D2A" w:rsidP="00422D2A">
      <w:pPr>
        <w:shd w:val="clear" w:color="auto" w:fill="FFFFFF"/>
        <w:spacing w:before="120" w:after="120" w:line="312" w:lineRule="auto"/>
        <w:textAlignment w:val="baseline"/>
        <w:rPr>
          <w:sz w:val="28"/>
          <w:szCs w:val="28"/>
          <w:shd w:val="clear" w:color="auto" w:fill="FFFFFF"/>
        </w:rPr>
      </w:pPr>
      <w:r w:rsidRPr="002E24F0">
        <w:rPr>
          <w:sz w:val="28"/>
          <w:szCs w:val="28"/>
          <w:shd w:val="clear" w:color="auto" w:fill="FFFFFF"/>
        </w:rPr>
        <w:t>Mở rộng quan hệ khách hàng, tìm kiếm được nguồn đầu tư tốt, mở rộng nguồn khách hàng tiềm năng</w:t>
      </w:r>
    </w:p>
    <w:p w14:paraId="144A304C" w14:textId="77777777" w:rsidR="00422D2A" w:rsidRPr="002E24F0" w:rsidRDefault="00422D2A" w:rsidP="00422D2A">
      <w:pPr>
        <w:shd w:val="clear" w:color="auto" w:fill="FFFFFF"/>
        <w:spacing w:before="120" w:after="120" w:line="312" w:lineRule="auto"/>
        <w:textAlignment w:val="baseline"/>
        <w:rPr>
          <w:sz w:val="28"/>
          <w:szCs w:val="28"/>
          <w:shd w:val="clear" w:color="auto" w:fill="FFFFFF"/>
        </w:rPr>
      </w:pPr>
      <w:r w:rsidRPr="002E24F0">
        <w:rPr>
          <w:sz w:val="28"/>
          <w:szCs w:val="28"/>
          <w:shd w:val="clear" w:color="auto" w:fill="FFFFFF"/>
        </w:rPr>
        <w:t>Truyền tải thông tin một cách nhanh nhất</w:t>
      </w:r>
    </w:p>
    <w:p w14:paraId="7D2B93BF" w14:textId="77777777" w:rsidR="00422D2A" w:rsidRPr="002E24F0" w:rsidRDefault="00422D2A" w:rsidP="00422D2A">
      <w:pPr>
        <w:shd w:val="clear" w:color="auto" w:fill="FFFFFF"/>
        <w:spacing w:before="120" w:after="120" w:line="312" w:lineRule="auto"/>
        <w:rPr>
          <w:rFonts w:eastAsia="Times New Roman"/>
          <w:sz w:val="28"/>
          <w:szCs w:val="28"/>
          <w:lang w:val="pt-BR" w:eastAsia="zh-CN"/>
        </w:rPr>
      </w:pPr>
      <w:r w:rsidRPr="002E24F0">
        <w:rPr>
          <w:rFonts w:eastAsia="Times New Roman"/>
          <w:sz w:val="28"/>
          <w:szCs w:val="28"/>
          <w:lang w:val="pt-BR" w:eastAsia="zh-CN"/>
        </w:rPr>
        <w:t>Đội ngũ nhân viên nhiệt tình năng động với những con người trẻ</w:t>
      </w:r>
    </w:p>
    <w:p w14:paraId="0BCFF2D0" w14:textId="77777777" w:rsidR="00422D2A" w:rsidRPr="002E24F0" w:rsidRDefault="00422D2A" w:rsidP="00422D2A">
      <w:pPr>
        <w:shd w:val="clear" w:color="auto" w:fill="FFFFFF"/>
        <w:spacing w:before="120" w:after="120" w:line="312" w:lineRule="auto"/>
        <w:textAlignment w:val="baseline"/>
        <w:rPr>
          <w:b/>
          <w:sz w:val="28"/>
          <w:szCs w:val="28"/>
          <w:shd w:val="clear" w:color="auto" w:fill="FFFFFF"/>
          <w:lang w:val="pt-BR"/>
        </w:rPr>
      </w:pPr>
      <w:r w:rsidRPr="002E24F0">
        <w:rPr>
          <w:b/>
          <w:sz w:val="28"/>
          <w:szCs w:val="28"/>
          <w:shd w:val="clear" w:color="auto" w:fill="FFFFFF"/>
          <w:lang w:val="pt-BR"/>
        </w:rPr>
        <w:t>Hạn chế</w:t>
      </w:r>
    </w:p>
    <w:p w14:paraId="210B76DC" w14:textId="538BC5EE" w:rsidR="00012D92" w:rsidRPr="002E24F0" w:rsidRDefault="00422D2A" w:rsidP="00422D2A">
      <w:pPr>
        <w:pStyle w:val="NormalWeb"/>
        <w:shd w:val="clear" w:color="auto" w:fill="FFFFFF"/>
        <w:spacing w:before="120" w:beforeAutospacing="0" w:after="120" w:afterAutospacing="0" w:line="312" w:lineRule="auto"/>
        <w:jc w:val="both"/>
        <w:rPr>
          <w:sz w:val="28"/>
          <w:szCs w:val="28"/>
          <w:shd w:val="clear" w:color="auto" w:fill="FFFFFF"/>
          <w:lang w:val="pt-BR"/>
        </w:rPr>
      </w:pPr>
      <w:r w:rsidRPr="002E24F0">
        <w:rPr>
          <w:sz w:val="28"/>
          <w:szCs w:val="28"/>
          <w:shd w:val="clear" w:color="auto" w:fill="FFFFFF"/>
          <w:lang w:val="pt-BR"/>
        </w:rPr>
        <w:t>Chưa tận dụng hết những thứ sẵn có</w:t>
      </w:r>
      <w:r w:rsidR="00D9229F" w:rsidRPr="002E24F0">
        <w:rPr>
          <w:sz w:val="28"/>
          <w:szCs w:val="28"/>
          <w:shd w:val="clear" w:color="auto" w:fill="FFFFFF"/>
          <w:lang w:val="pt-BR"/>
        </w:rPr>
        <w:t xml:space="preserve"> nên t</w:t>
      </w:r>
      <w:r w:rsidRPr="002E24F0">
        <w:rPr>
          <w:sz w:val="28"/>
          <w:szCs w:val="28"/>
          <w:shd w:val="clear" w:color="auto" w:fill="FFFFFF"/>
          <w:lang w:val="pt-BR"/>
        </w:rPr>
        <w:t xml:space="preserve">ốn kém </w:t>
      </w:r>
      <w:r w:rsidR="00D9229F" w:rsidRPr="002E24F0">
        <w:rPr>
          <w:sz w:val="28"/>
          <w:szCs w:val="28"/>
          <w:shd w:val="clear" w:color="auto" w:fill="FFFFFF"/>
          <w:lang w:val="pt-BR"/>
        </w:rPr>
        <w:t>nhiều</w:t>
      </w:r>
      <w:r w:rsidRPr="002E24F0">
        <w:rPr>
          <w:sz w:val="28"/>
          <w:szCs w:val="28"/>
          <w:shd w:val="clear" w:color="auto" w:fill="FFFFFF"/>
          <w:lang w:val="pt-BR"/>
        </w:rPr>
        <w:t xml:space="preserve"> cho chương trình</w:t>
      </w:r>
      <w:r w:rsidR="00D9229F" w:rsidRPr="002E24F0">
        <w:rPr>
          <w:sz w:val="28"/>
          <w:szCs w:val="28"/>
          <w:shd w:val="clear" w:color="auto" w:fill="FFFFFF"/>
          <w:lang w:val="pt-BR"/>
        </w:rPr>
        <w:t>.</w:t>
      </w:r>
    </w:p>
    <w:p w14:paraId="4FDB9A2E" w14:textId="77777777" w:rsidR="008C3B14" w:rsidRPr="002E24F0" w:rsidRDefault="004538FB" w:rsidP="004F648D">
      <w:pPr>
        <w:pStyle w:val="Style3"/>
        <w:rPr>
          <w:lang w:val="vi-VN"/>
        </w:rPr>
      </w:pPr>
      <w:bookmarkStart w:id="80" w:name="_Toc64905976"/>
      <w:bookmarkStart w:id="81" w:name="_Toc65594276"/>
      <w:r w:rsidRPr="002E24F0">
        <w:rPr>
          <w:lang w:val="vi-VN"/>
        </w:rPr>
        <w:t>2.1.3 S</w:t>
      </w:r>
      <w:r w:rsidR="008C3B14" w:rsidRPr="002E24F0">
        <w:rPr>
          <w:lang w:val="vi-VN"/>
        </w:rPr>
        <w:t>ự kiện 3</w:t>
      </w:r>
      <w:bookmarkEnd w:id="80"/>
      <w:bookmarkEnd w:id="81"/>
    </w:p>
    <w:p w14:paraId="36B6C2C2" w14:textId="77777777" w:rsidR="00FE25C1" w:rsidRPr="002E24F0" w:rsidRDefault="004538FB" w:rsidP="004F648D">
      <w:pPr>
        <w:pStyle w:val="Style4"/>
        <w:rPr>
          <w:lang w:val="vi-VN"/>
        </w:rPr>
      </w:pPr>
      <w:bookmarkStart w:id="82" w:name="_Toc64905977"/>
      <w:r w:rsidRPr="002E24F0">
        <w:rPr>
          <w:lang w:val="vi-VN"/>
        </w:rPr>
        <w:t>2.1.3.1 K</w:t>
      </w:r>
      <w:r w:rsidR="00FE25C1" w:rsidRPr="002E24F0">
        <w:rPr>
          <w:lang w:val="vi-VN"/>
        </w:rPr>
        <w:t>hái quát sự kiện 3</w:t>
      </w:r>
      <w:bookmarkEnd w:id="82"/>
    </w:p>
    <w:p w14:paraId="1C5A6379" w14:textId="77777777" w:rsidR="00FE25C1" w:rsidRPr="002E24F0" w:rsidRDefault="00FE25C1" w:rsidP="00386712">
      <w:pPr>
        <w:rPr>
          <w:sz w:val="28"/>
          <w:szCs w:val="28"/>
          <w:lang w:val="vi-VN"/>
        </w:rPr>
      </w:pPr>
      <w:r w:rsidRPr="002E24F0">
        <w:rPr>
          <w:sz w:val="28"/>
          <w:szCs w:val="28"/>
          <w:lang w:val="vi-VN"/>
        </w:rPr>
        <w:t>-</w:t>
      </w:r>
      <w:r w:rsidR="00125722" w:rsidRPr="002E24F0">
        <w:rPr>
          <w:sz w:val="28"/>
          <w:szCs w:val="28"/>
          <w:lang w:val="vi-VN"/>
        </w:rPr>
        <w:t xml:space="preserve"> </w:t>
      </w:r>
      <w:r w:rsidRPr="002E24F0">
        <w:rPr>
          <w:sz w:val="28"/>
          <w:szCs w:val="28"/>
          <w:lang w:val="vi-VN"/>
        </w:rPr>
        <w:t>Hình thức: tiệc ngồi</w:t>
      </w:r>
    </w:p>
    <w:p w14:paraId="52A6C803" w14:textId="77777777" w:rsidR="00FE25C1" w:rsidRPr="002E24F0" w:rsidRDefault="00125722" w:rsidP="00386712">
      <w:pPr>
        <w:rPr>
          <w:sz w:val="28"/>
          <w:szCs w:val="28"/>
          <w:lang w:val="vi-VN"/>
        </w:rPr>
      </w:pPr>
      <w:r w:rsidRPr="002E24F0">
        <w:rPr>
          <w:sz w:val="28"/>
          <w:szCs w:val="28"/>
          <w:lang w:val="vi-VN"/>
        </w:rPr>
        <w:t>- C</w:t>
      </w:r>
      <w:r w:rsidR="00FE25C1" w:rsidRPr="002E24F0">
        <w:rPr>
          <w:sz w:val="28"/>
          <w:szCs w:val="28"/>
          <w:lang w:val="vi-VN"/>
        </w:rPr>
        <w:t>hủ đề : Mừng xuân Tân Sửu 2021</w:t>
      </w:r>
    </w:p>
    <w:p w14:paraId="6353F7A0" w14:textId="77777777" w:rsidR="00FE25C1" w:rsidRPr="002E24F0" w:rsidRDefault="00FE25C1" w:rsidP="00386712">
      <w:pPr>
        <w:rPr>
          <w:sz w:val="28"/>
          <w:szCs w:val="28"/>
          <w:lang w:val="vi-VN"/>
        </w:rPr>
      </w:pPr>
      <w:r w:rsidRPr="002E24F0">
        <w:rPr>
          <w:sz w:val="28"/>
          <w:szCs w:val="28"/>
          <w:lang w:val="vi-VN"/>
        </w:rPr>
        <w:t>-</w:t>
      </w:r>
      <w:r w:rsidR="00125722" w:rsidRPr="002E24F0">
        <w:rPr>
          <w:sz w:val="28"/>
          <w:szCs w:val="28"/>
          <w:lang w:val="vi-VN"/>
        </w:rPr>
        <w:t xml:space="preserve"> T</w:t>
      </w:r>
      <w:r w:rsidRPr="002E24F0">
        <w:rPr>
          <w:sz w:val="28"/>
          <w:szCs w:val="28"/>
          <w:lang w:val="vi-VN"/>
        </w:rPr>
        <w:t>hời gian : 31/12/2020 tại phòng D302 trương Cao Đẳng Du Lịch Đà Nẵng</w:t>
      </w:r>
    </w:p>
    <w:p w14:paraId="274F9B7B" w14:textId="77777777" w:rsidR="00131E03" w:rsidRPr="002E24F0" w:rsidRDefault="00131E03" w:rsidP="00386712">
      <w:pPr>
        <w:rPr>
          <w:sz w:val="28"/>
          <w:szCs w:val="28"/>
          <w:lang w:val="vi-VN"/>
        </w:rPr>
      </w:pPr>
      <w:r w:rsidRPr="002E24F0">
        <w:rPr>
          <w:sz w:val="28"/>
          <w:szCs w:val="28"/>
          <w:lang w:val="vi-VN"/>
        </w:rPr>
        <w:t xml:space="preserve">Vào lúc 15h00 ( đã bị dời lại sớm hơn 3 tiếng vì công văn </w:t>
      </w:r>
      <w:r w:rsidR="00AD73F1" w:rsidRPr="002E24F0">
        <w:rPr>
          <w:sz w:val="28"/>
          <w:szCs w:val="28"/>
          <w:lang w:val="vi-VN"/>
        </w:rPr>
        <w:t>cách li của chính phủ)</w:t>
      </w:r>
    </w:p>
    <w:p w14:paraId="340C75CE" w14:textId="77777777" w:rsidR="00FE25C1" w:rsidRPr="002E24F0" w:rsidRDefault="00125722" w:rsidP="00386712">
      <w:pPr>
        <w:rPr>
          <w:sz w:val="28"/>
          <w:szCs w:val="28"/>
          <w:lang w:val="vi-VN"/>
        </w:rPr>
      </w:pPr>
      <w:r w:rsidRPr="002E24F0">
        <w:rPr>
          <w:sz w:val="28"/>
          <w:szCs w:val="28"/>
          <w:lang w:val="vi-VN"/>
        </w:rPr>
        <w:t>- S</w:t>
      </w:r>
      <w:r w:rsidR="002E09E4" w:rsidRPr="002E24F0">
        <w:rPr>
          <w:sz w:val="28"/>
          <w:szCs w:val="28"/>
          <w:lang w:val="vi-VN"/>
        </w:rPr>
        <w:t>inh viên thực tập 31</w:t>
      </w:r>
    </w:p>
    <w:p w14:paraId="5D103B8C" w14:textId="77777777" w:rsidR="002E09E4" w:rsidRPr="002E24F0" w:rsidRDefault="002E09E4" w:rsidP="00386712">
      <w:pPr>
        <w:rPr>
          <w:sz w:val="28"/>
          <w:szCs w:val="28"/>
          <w:lang w:val="vi-VN"/>
        </w:rPr>
      </w:pPr>
      <w:r w:rsidRPr="002E24F0">
        <w:rPr>
          <w:sz w:val="28"/>
          <w:szCs w:val="28"/>
          <w:lang w:val="vi-VN"/>
        </w:rPr>
        <w:t>-</w:t>
      </w:r>
      <w:r w:rsidR="00125722" w:rsidRPr="002E24F0">
        <w:rPr>
          <w:sz w:val="28"/>
          <w:szCs w:val="28"/>
          <w:lang w:val="vi-VN"/>
        </w:rPr>
        <w:t xml:space="preserve"> K</w:t>
      </w:r>
      <w:r w:rsidRPr="002E24F0">
        <w:rPr>
          <w:sz w:val="28"/>
          <w:szCs w:val="28"/>
          <w:lang w:val="vi-VN"/>
        </w:rPr>
        <w:t>hách mời tham dự : 60 ( Thầy cô và các bạn sinh viên 8,9,10)</w:t>
      </w:r>
    </w:p>
    <w:p w14:paraId="52C95049" w14:textId="77777777" w:rsidR="002E09E4" w:rsidRPr="002E24F0" w:rsidRDefault="002E09E4" w:rsidP="00386712">
      <w:pPr>
        <w:rPr>
          <w:sz w:val="28"/>
          <w:szCs w:val="28"/>
          <w:lang w:val="vi-VN"/>
        </w:rPr>
      </w:pPr>
      <w:r w:rsidRPr="002E24F0">
        <w:rPr>
          <w:sz w:val="28"/>
          <w:szCs w:val="28"/>
          <w:lang w:val="vi-VN"/>
        </w:rPr>
        <w:t>-</w:t>
      </w:r>
      <w:r w:rsidR="00125722" w:rsidRPr="002E24F0">
        <w:rPr>
          <w:sz w:val="28"/>
          <w:szCs w:val="28"/>
          <w:lang w:val="vi-VN"/>
        </w:rPr>
        <w:t xml:space="preserve"> </w:t>
      </w:r>
      <w:r w:rsidRPr="002E24F0">
        <w:rPr>
          <w:sz w:val="28"/>
          <w:szCs w:val="28"/>
          <w:lang w:val="vi-VN"/>
        </w:rPr>
        <w:t>Một số hình ảnh sự kiên 3:</w:t>
      </w:r>
    </w:p>
    <w:p w14:paraId="1019E5FA" w14:textId="77777777" w:rsidR="002E09E4" w:rsidRPr="002E24F0" w:rsidRDefault="002E09E4" w:rsidP="00386712">
      <w:pPr>
        <w:rPr>
          <w:noProof/>
          <w:sz w:val="28"/>
          <w:szCs w:val="28"/>
        </w:rPr>
      </w:pPr>
      <w:r w:rsidRPr="002E24F0">
        <w:rPr>
          <w:noProof/>
          <w:sz w:val="28"/>
          <w:szCs w:val="28"/>
        </w:rPr>
        <w:lastRenderedPageBreak/>
        <w:drawing>
          <wp:inline distT="0" distB="0" distL="0" distR="0" wp14:anchorId="2E6CD2D8" wp14:editId="1FE17353">
            <wp:extent cx="2942522" cy="2088777"/>
            <wp:effectExtent l="0" t="0" r="0" b="698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9506c25a5daa03f34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6018" cy="2091259"/>
                    </a:xfrm>
                    <a:prstGeom prst="rect">
                      <a:avLst/>
                    </a:prstGeom>
                  </pic:spPr>
                </pic:pic>
              </a:graphicData>
            </a:graphic>
          </wp:inline>
        </w:drawing>
      </w:r>
      <w:r w:rsidRPr="002E24F0">
        <w:rPr>
          <w:sz w:val="28"/>
          <w:szCs w:val="28"/>
        </w:rPr>
        <w:t xml:space="preserve"> </w:t>
      </w:r>
      <w:r w:rsidR="0047740F" w:rsidRPr="002E24F0">
        <w:rPr>
          <w:noProof/>
          <w:sz w:val="28"/>
          <w:szCs w:val="28"/>
        </w:rPr>
        <w:t xml:space="preserve">    </w:t>
      </w:r>
      <w:r w:rsidRPr="002E24F0">
        <w:rPr>
          <w:noProof/>
          <w:sz w:val="28"/>
          <w:szCs w:val="28"/>
        </w:rPr>
        <w:drawing>
          <wp:inline distT="0" distB="0" distL="0" distR="0" wp14:anchorId="2711FC3D" wp14:editId="780675C4">
            <wp:extent cx="2770094" cy="2097741"/>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22292_455459162457239_4694054360627433314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82708" cy="2107293"/>
                    </a:xfrm>
                    <a:prstGeom prst="rect">
                      <a:avLst/>
                    </a:prstGeom>
                  </pic:spPr>
                </pic:pic>
              </a:graphicData>
            </a:graphic>
          </wp:inline>
        </w:drawing>
      </w:r>
    </w:p>
    <w:p w14:paraId="4C98590C" w14:textId="77777777" w:rsidR="0047740F" w:rsidRPr="002E24F0" w:rsidRDefault="0047740F" w:rsidP="00386712">
      <w:pPr>
        <w:rPr>
          <w:sz w:val="28"/>
          <w:szCs w:val="28"/>
        </w:rPr>
      </w:pPr>
      <w:r w:rsidRPr="002E24F0">
        <w:rPr>
          <w:noProof/>
          <w:sz w:val="28"/>
          <w:szCs w:val="28"/>
        </w:rPr>
        <w:drawing>
          <wp:inline distT="0" distB="0" distL="0" distR="0" wp14:anchorId="2AE0D697" wp14:editId="0E953866">
            <wp:extent cx="2946400" cy="2269067"/>
            <wp:effectExtent l="0" t="0" r="635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7d283a74a584fbddb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0323" cy="2272088"/>
                    </a:xfrm>
                    <a:prstGeom prst="rect">
                      <a:avLst/>
                    </a:prstGeom>
                  </pic:spPr>
                </pic:pic>
              </a:graphicData>
            </a:graphic>
          </wp:inline>
        </w:drawing>
      </w:r>
      <w:r w:rsidRPr="002E24F0">
        <w:rPr>
          <w:sz w:val="28"/>
          <w:szCs w:val="28"/>
        </w:rPr>
        <w:t xml:space="preserve">  </w:t>
      </w:r>
      <w:r w:rsidRPr="002E24F0">
        <w:rPr>
          <w:noProof/>
          <w:sz w:val="28"/>
          <w:szCs w:val="28"/>
        </w:rPr>
        <w:drawing>
          <wp:inline distT="0" distB="0" distL="0" distR="0" wp14:anchorId="0DA156DB" wp14:editId="018DD313">
            <wp:extent cx="2832847" cy="2268070"/>
            <wp:effectExtent l="0" t="0" r="5715"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a4b6e6ea791a27436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3646" cy="2268710"/>
                    </a:xfrm>
                    <a:prstGeom prst="rect">
                      <a:avLst/>
                    </a:prstGeom>
                  </pic:spPr>
                </pic:pic>
              </a:graphicData>
            </a:graphic>
          </wp:inline>
        </w:drawing>
      </w:r>
    </w:p>
    <w:p w14:paraId="0B9D082A" w14:textId="77777777" w:rsidR="0047740F" w:rsidRPr="002E24F0" w:rsidRDefault="0047740F" w:rsidP="00386712">
      <w:pPr>
        <w:rPr>
          <w:sz w:val="28"/>
          <w:szCs w:val="28"/>
        </w:rPr>
      </w:pPr>
      <w:r w:rsidRPr="002E24F0">
        <w:rPr>
          <w:noProof/>
          <w:sz w:val="28"/>
          <w:szCs w:val="28"/>
        </w:rPr>
        <w:drawing>
          <wp:inline distT="0" distB="0" distL="0" distR="0" wp14:anchorId="38E72644" wp14:editId="16B3D88C">
            <wp:extent cx="2946400" cy="2129273"/>
            <wp:effectExtent l="0" t="0" r="6350" b="444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e05eb4022bf275ab3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2999" cy="2134042"/>
                    </a:xfrm>
                    <a:prstGeom prst="rect">
                      <a:avLst/>
                    </a:prstGeom>
                  </pic:spPr>
                </pic:pic>
              </a:graphicData>
            </a:graphic>
          </wp:inline>
        </w:drawing>
      </w:r>
      <w:r w:rsidRPr="002E24F0">
        <w:rPr>
          <w:sz w:val="28"/>
          <w:szCs w:val="28"/>
        </w:rPr>
        <w:t xml:space="preserve">  </w:t>
      </w:r>
      <w:r w:rsidRPr="002E24F0">
        <w:rPr>
          <w:noProof/>
          <w:sz w:val="28"/>
          <w:szCs w:val="28"/>
        </w:rPr>
        <w:drawing>
          <wp:inline distT="0" distB="0" distL="0" distR="0" wp14:anchorId="0C8729A3" wp14:editId="3854FD39">
            <wp:extent cx="2867276" cy="2150533"/>
            <wp:effectExtent l="0" t="0" r="0" b="254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698f32d3ad23f37ab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9411" cy="2152134"/>
                    </a:xfrm>
                    <a:prstGeom prst="rect">
                      <a:avLst/>
                    </a:prstGeom>
                  </pic:spPr>
                </pic:pic>
              </a:graphicData>
            </a:graphic>
          </wp:inline>
        </w:drawing>
      </w:r>
    </w:p>
    <w:p w14:paraId="224EEED4" w14:textId="77777777" w:rsidR="0029149D" w:rsidRPr="002E24F0" w:rsidRDefault="0029149D" w:rsidP="00386712">
      <w:pPr>
        <w:rPr>
          <w:sz w:val="28"/>
          <w:szCs w:val="28"/>
        </w:rPr>
      </w:pPr>
    </w:p>
    <w:p w14:paraId="492CFE00" w14:textId="77777777" w:rsidR="0029149D" w:rsidRPr="002E24F0" w:rsidRDefault="0029149D" w:rsidP="00386712">
      <w:pPr>
        <w:rPr>
          <w:sz w:val="28"/>
          <w:szCs w:val="28"/>
        </w:rPr>
      </w:pPr>
    </w:p>
    <w:p w14:paraId="5E192EAC" w14:textId="77777777" w:rsidR="00FE25C1" w:rsidRPr="002E24F0" w:rsidRDefault="00FE25C1" w:rsidP="004F648D">
      <w:pPr>
        <w:pStyle w:val="Style4"/>
      </w:pPr>
      <w:bookmarkStart w:id="83" w:name="_Toc64905978"/>
      <w:r w:rsidRPr="002E24F0">
        <w:t xml:space="preserve">2.1.3.2 </w:t>
      </w:r>
      <w:r w:rsidR="00125722" w:rsidRPr="002E24F0">
        <w:t>K</w:t>
      </w:r>
      <w:r w:rsidR="00131E03" w:rsidRPr="002E24F0">
        <w:t>ế hoach sự kiện 3</w:t>
      </w:r>
      <w:bookmarkEnd w:id="83"/>
    </w:p>
    <w:p w14:paraId="0720732D" w14:textId="77777777" w:rsidR="00131E03" w:rsidRPr="002E24F0" w:rsidRDefault="00131E03" w:rsidP="00131E03">
      <w:pPr>
        <w:rPr>
          <w:sz w:val="28"/>
          <w:szCs w:val="28"/>
        </w:rPr>
      </w:pPr>
      <w:r w:rsidRPr="002E24F0">
        <w:rPr>
          <w:sz w:val="28"/>
          <w:szCs w:val="28"/>
        </w:rPr>
        <w:t>Chi phí sự kiện : 500.000 VNĐ/ 1 thành viên</w:t>
      </w:r>
    </w:p>
    <w:p w14:paraId="02EF2E0A" w14:textId="77777777" w:rsidR="00131E03" w:rsidRPr="002E24F0" w:rsidRDefault="00131E03" w:rsidP="00131E03">
      <w:pPr>
        <w:rPr>
          <w:sz w:val="28"/>
          <w:szCs w:val="28"/>
        </w:rPr>
      </w:pPr>
      <w:r w:rsidRPr="002E24F0">
        <w:rPr>
          <w:sz w:val="28"/>
          <w:szCs w:val="28"/>
        </w:rPr>
        <w:lastRenderedPageBreak/>
        <w:t>+ Nhiệm vụ từng nhóm nhỏ</w:t>
      </w:r>
    </w:p>
    <w:p w14:paraId="2CC5DAF3" w14:textId="77777777" w:rsidR="00131E03" w:rsidRPr="002E24F0" w:rsidRDefault="00131E03" w:rsidP="00131E03">
      <w:pPr>
        <w:rPr>
          <w:sz w:val="28"/>
          <w:szCs w:val="28"/>
        </w:rPr>
      </w:pPr>
    </w:p>
    <w:tbl>
      <w:tblPr>
        <w:tblStyle w:val="TableGrid"/>
        <w:tblW w:w="9493" w:type="dxa"/>
        <w:tblLook w:val="04A0" w:firstRow="1" w:lastRow="0" w:firstColumn="1" w:lastColumn="0" w:noHBand="0" w:noVBand="1"/>
      </w:tblPr>
      <w:tblGrid>
        <w:gridCol w:w="3116"/>
        <w:gridCol w:w="3117"/>
        <w:gridCol w:w="3260"/>
      </w:tblGrid>
      <w:tr w:rsidR="00131E03" w:rsidRPr="002E24F0" w14:paraId="79E3DE3F" w14:textId="77777777" w:rsidTr="00131E03">
        <w:tc>
          <w:tcPr>
            <w:tcW w:w="3116" w:type="dxa"/>
            <w:tcBorders>
              <w:top w:val="single" w:sz="4" w:space="0" w:color="auto"/>
              <w:left w:val="single" w:sz="4" w:space="0" w:color="auto"/>
              <w:bottom w:val="single" w:sz="4" w:space="0" w:color="auto"/>
              <w:right w:val="single" w:sz="4" w:space="0" w:color="auto"/>
            </w:tcBorders>
            <w:hideMark/>
          </w:tcPr>
          <w:p w14:paraId="3D6D614A" w14:textId="77777777" w:rsidR="00131E03" w:rsidRPr="002E24F0" w:rsidRDefault="00131E03">
            <w:pPr>
              <w:jc w:val="center"/>
              <w:rPr>
                <w:b/>
                <w:sz w:val="28"/>
                <w:szCs w:val="28"/>
              </w:rPr>
            </w:pPr>
            <w:r w:rsidRPr="002E24F0">
              <w:rPr>
                <w:b/>
                <w:sz w:val="28"/>
                <w:szCs w:val="28"/>
              </w:rPr>
              <w:t>Nhóm</w:t>
            </w:r>
          </w:p>
        </w:tc>
        <w:tc>
          <w:tcPr>
            <w:tcW w:w="3117" w:type="dxa"/>
            <w:tcBorders>
              <w:top w:val="single" w:sz="4" w:space="0" w:color="auto"/>
              <w:left w:val="single" w:sz="4" w:space="0" w:color="auto"/>
              <w:bottom w:val="single" w:sz="4" w:space="0" w:color="auto"/>
              <w:right w:val="single" w:sz="4" w:space="0" w:color="auto"/>
            </w:tcBorders>
            <w:hideMark/>
          </w:tcPr>
          <w:p w14:paraId="283A2987" w14:textId="77777777" w:rsidR="00131E03" w:rsidRPr="002E24F0" w:rsidRDefault="00131E03">
            <w:pPr>
              <w:jc w:val="center"/>
              <w:rPr>
                <w:b/>
                <w:sz w:val="28"/>
                <w:szCs w:val="28"/>
              </w:rPr>
            </w:pPr>
            <w:r w:rsidRPr="002E24F0">
              <w:rPr>
                <w:b/>
                <w:sz w:val="28"/>
                <w:szCs w:val="28"/>
              </w:rPr>
              <w:t>Thành viên</w:t>
            </w:r>
          </w:p>
        </w:tc>
        <w:tc>
          <w:tcPr>
            <w:tcW w:w="3260" w:type="dxa"/>
            <w:tcBorders>
              <w:top w:val="single" w:sz="4" w:space="0" w:color="auto"/>
              <w:left w:val="single" w:sz="4" w:space="0" w:color="auto"/>
              <w:bottom w:val="single" w:sz="4" w:space="0" w:color="auto"/>
              <w:right w:val="single" w:sz="4" w:space="0" w:color="auto"/>
            </w:tcBorders>
            <w:hideMark/>
          </w:tcPr>
          <w:p w14:paraId="5A57EB1F" w14:textId="77777777" w:rsidR="00131E03" w:rsidRPr="002E24F0" w:rsidRDefault="00131E03">
            <w:pPr>
              <w:jc w:val="center"/>
              <w:rPr>
                <w:b/>
                <w:sz w:val="28"/>
                <w:szCs w:val="28"/>
              </w:rPr>
            </w:pPr>
            <w:r w:rsidRPr="002E24F0">
              <w:rPr>
                <w:b/>
                <w:sz w:val="28"/>
                <w:szCs w:val="28"/>
              </w:rPr>
              <w:t>Nhiệm vụ</w:t>
            </w:r>
          </w:p>
        </w:tc>
      </w:tr>
      <w:tr w:rsidR="00131E03" w:rsidRPr="002E24F0" w14:paraId="670C7461" w14:textId="77777777" w:rsidTr="00131E03">
        <w:tc>
          <w:tcPr>
            <w:tcW w:w="3116" w:type="dxa"/>
            <w:tcBorders>
              <w:top w:val="single" w:sz="4" w:space="0" w:color="auto"/>
              <w:left w:val="single" w:sz="4" w:space="0" w:color="auto"/>
              <w:bottom w:val="single" w:sz="4" w:space="0" w:color="auto"/>
              <w:right w:val="single" w:sz="4" w:space="0" w:color="auto"/>
            </w:tcBorders>
            <w:hideMark/>
          </w:tcPr>
          <w:p w14:paraId="35D21CDC" w14:textId="77777777" w:rsidR="00131E03" w:rsidRPr="002E24F0" w:rsidRDefault="00131E03">
            <w:pPr>
              <w:rPr>
                <w:b/>
                <w:sz w:val="28"/>
                <w:szCs w:val="28"/>
              </w:rPr>
            </w:pPr>
            <w:r w:rsidRPr="002E24F0">
              <w:rPr>
                <w:b/>
                <w:sz w:val="28"/>
                <w:szCs w:val="28"/>
              </w:rPr>
              <w:t>Nhóm Sale Marketing</w:t>
            </w:r>
          </w:p>
          <w:p w14:paraId="58A9F511" w14:textId="77777777" w:rsidR="00131E03" w:rsidRPr="002E24F0" w:rsidRDefault="00131E03">
            <w:pPr>
              <w:rPr>
                <w:sz w:val="28"/>
                <w:szCs w:val="28"/>
              </w:rPr>
            </w:pPr>
            <w:r w:rsidRPr="002E24F0">
              <w:rPr>
                <w:sz w:val="28"/>
                <w:szCs w:val="28"/>
              </w:rPr>
              <w:t>Cô Thảo cùng nhóm sinh viên</w:t>
            </w:r>
          </w:p>
        </w:tc>
        <w:tc>
          <w:tcPr>
            <w:tcW w:w="3117" w:type="dxa"/>
            <w:tcBorders>
              <w:top w:val="single" w:sz="4" w:space="0" w:color="auto"/>
              <w:left w:val="single" w:sz="4" w:space="0" w:color="auto"/>
              <w:bottom w:val="single" w:sz="4" w:space="0" w:color="auto"/>
              <w:right w:val="single" w:sz="4" w:space="0" w:color="auto"/>
            </w:tcBorders>
            <w:hideMark/>
          </w:tcPr>
          <w:p w14:paraId="0B2B8284" w14:textId="77777777" w:rsidR="00131E03" w:rsidRPr="002E24F0" w:rsidRDefault="00131E03">
            <w:pPr>
              <w:rPr>
                <w:sz w:val="28"/>
                <w:szCs w:val="28"/>
              </w:rPr>
            </w:pPr>
            <w:r w:rsidRPr="002E24F0">
              <w:rPr>
                <w:color w:val="000000" w:themeColor="text1"/>
                <w:sz w:val="28"/>
                <w:szCs w:val="28"/>
              </w:rPr>
              <w:t>Hương Uyên</w:t>
            </w:r>
            <w:r w:rsidRPr="002E24F0">
              <w:rPr>
                <w:b/>
                <w:sz w:val="28"/>
                <w:szCs w:val="28"/>
              </w:rPr>
              <w:t xml:space="preserve">, </w:t>
            </w:r>
            <w:r w:rsidRPr="002E24F0">
              <w:rPr>
                <w:b/>
                <w:color w:val="FF0000"/>
                <w:sz w:val="28"/>
                <w:szCs w:val="28"/>
              </w:rPr>
              <w:t>Quang Hậu</w:t>
            </w:r>
            <w:r w:rsidRPr="002E24F0">
              <w:rPr>
                <w:color w:val="FF0000"/>
                <w:sz w:val="28"/>
                <w:szCs w:val="28"/>
              </w:rPr>
              <w:t>,</w:t>
            </w:r>
            <w:r w:rsidRPr="002E24F0">
              <w:rPr>
                <w:sz w:val="28"/>
                <w:szCs w:val="28"/>
              </w:rPr>
              <w:t xml:space="preserve"> Ngọc Hạnh,Thư Sinh,Long, ,Ngọc Vi, Văn</w:t>
            </w:r>
          </w:p>
        </w:tc>
        <w:tc>
          <w:tcPr>
            <w:tcW w:w="3260" w:type="dxa"/>
            <w:tcBorders>
              <w:top w:val="single" w:sz="4" w:space="0" w:color="auto"/>
              <w:left w:val="single" w:sz="4" w:space="0" w:color="auto"/>
              <w:bottom w:val="single" w:sz="4" w:space="0" w:color="auto"/>
              <w:right w:val="single" w:sz="4" w:space="0" w:color="auto"/>
            </w:tcBorders>
            <w:hideMark/>
          </w:tcPr>
          <w:p w14:paraId="1F3AC6AA" w14:textId="77777777" w:rsidR="00131E03" w:rsidRPr="002E24F0" w:rsidRDefault="00131E03">
            <w:pPr>
              <w:rPr>
                <w:sz w:val="28"/>
                <w:szCs w:val="28"/>
              </w:rPr>
            </w:pPr>
            <w:r w:rsidRPr="002E24F0">
              <w:rPr>
                <w:sz w:val="28"/>
                <w:szCs w:val="28"/>
              </w:rPr>
              <w:t>Ý tưởng sự kiện</w:t>
            </w:r>
          </w:p>
          <w:p w14:paraId="2CE430E4" w14:textId="77777777" w:rsidR="00131E03" w:rsidRPr="002E24F0" w:rsidRDefault="00131E03">
            <w:pPr>
              <w:rPr>
                <w:sz w:val="28"/>
                <w:szCs w:val="28"/>
              </w:rPr>
            </w:pPr>
            <w:r w:rsidRPr="002E24F0">
              <w:rPr>
                <w:sz w:val="28"/>
                <w:szCs w:val="28"/>
              </w:rPr>
              <w:t>Mục tiêu sự kiện</w:t>
            </w:r>
          </w:p>
          <w:p w14:paraId="49345918" w14:textId="77777777" w:rsidR="00131E03" w:rsidRPr="002E24F0" w:rsidRDefault="00131E03">
            <w:pPr>
              <w:rPr>
                <w:sz w:val="28"/>
                <w:szCs w:val="28"/>
              </w:rPr>
            </w:pPr>
            <w:r w:rsidRPr="002E24F0">
              <w:rPr>
                <w:sz w:val="28"/>
                <w:szCs w:val="28"/>
              </w:rPr>
              <w:t>Loại sự kiện</w:t>
            </w:r>
          </w:p>
          <w:p w14:paraId="784AC562" w14:textId="77777777" w:rsidR="00131E03" w:rsidRPr="002E24F0" w:rsidRDefault="00131E03">
            <w:pPr>
              <w:rPr>
                <w:sz w:val="28"/>
                <w:szCs w:val="28"/>
              </w:rPr>
            </w:pPr>
            <w:r w:rsidRPr="002E24F0">
              <w:rPr>
                <w:sz w:val="28"/>
                <w:szCs w:val="28"/>
              </w:rPr>
              <w:t>Truyền thông sự kiện</w:t>
            </w:r>
          </w:p>
          <w:p w14:paraId="67832E5F" w14:textId="77777777" w:rsidR="00131E03" w:rsidRPr="002E24F0" w:rsidRDefault="00131E03">
            <w:pPr>
              <w:rPr>
                <w:sz w:val="28"/>
                <w:szCs w:val="28"/>
              </w:rPr>
            </w:pPr>
            <w:r w:rsidRPr="002E24F0">
              <w:rPr>
                <w:sz w:val="28"/>
                <w:szCs w:val="28"/>
              </w:rPr>
              <w:t>Trang trí sự kiện</w:t>
            </w:r>
          </w:p>
          <w:p w14:paraId="2E96D066" w14:textId="77777777" w:rsidR="00131E03" w:rsidRPr="002E24F0" w:rsidRDefault="00131E03">
            <w:pPr>
              <w:rPr>
                <w:sz w:val="28"/>
                <w:szCs w:val="28"/>
              </w:rPr>
            </w:pPr>
            <w:r w:rsidRPr="002E24F0">
              <w:rPr>
                <w:sz w:val="28"/>
                <w:szCs w:val="28"/>
              </w:rPr>
              <w:t>Chụp ảnh</w:t>
            </w:r>
          </w:p>
          <w:p w14:paraId="6AC5A362" w14:textId="77777777" w:rsidR="00131E03" w:rsidRPr="002E24F0" w:rsidRDefault="00131E03">
            <w:pPr>
              <w:rPr>
                <w:color w:val="FF0000"/>
                <w:sz w:val="28"/>
                <w:szCs w:val="28"/>
              </w:rPr>
            </w:pPr>
            <w:r w:rsidRPr="002E24F0">
              <w:rPr>
                <w:color w:val="FF0000"/>
                <w:sz w:val="28"/>
                <w:szCs w:val="28"/>
              </w:rPr>
              <w:t>Bán vé</w:t>
            </w:r>
          </w:p>
          <w:p w14:paraId="3B19C7A2" w14:textId="77777777" w:rsidR="00131E03" w:rsidRPr="002E24F0" w:rsidRDefault="00131E03">
            <w:pPr>
              <w:rPr>
                <w:sz w:val="28"/>
                <w:szCs w:val="28"/>
              </w:rPr>
            </w:pPr>
            <w:r w:rsidRPr="002E24F0">
              <w:rPr>
                <w:bCs w:val="0"/>
                <w:sz w:val="28"/>
                <w:szCs w:val="28"/>
              </w:rPr>
              <w:t>-check list trang trí phòng</w:t>
            </w:r>
          </w:p>
        </w:tc>
      </w:tr>
      <w:tr w:rsidR="00131E03" w:rsidRPr="002E24F0" w14:paraId="1A562F96" w14:textId="77777777" w:rsidTr="00131E03">
        <w:tc>
          <w:tcPr>
            <w:tcW w:w="3116" w:type="dxa"/>
            <w:tcBorders>
              <w:top w:val="single" w:sz="4" w:space="0" w:color="auto"/>
              <w:left w:val="single" w:sz="4" w:space="0" w:color="auto"/>
              <w:bottom w:val="single" w:sz="4" w:space="0" w:color="auto"/>
              <w:right w:val="single" w:sz="4" w:space="0" w:color="auto"/>
            </w:tcBorders>
          </w:tcPr>
          <w:p w14:paraId="63D9A7F8" w14:textId="77777777" w:rsidR="00131E03" w:rsidRPr="002E24F0" w:rsidRDefault="00131E03">
            <w:pPr>
              <w:rPr>
                <w:b/>
                <w:color w:val="000000" w:themeColor="text1"/>
                <w:sz w:val="28"/>
                <w:szCs w:val="28"/>
              </w:rPr>
            </w:pPr>
            <w:r w:rsidRPr="002E24F0">
              <w:rPr>
                <w:b/>
                <w:color w:val="000000" w:themeColor="text1"/>
                <w:sz w:val="28"/>
                <w:szCs w:val="28"/>
              </w:rPr>
              <w:t>Nhóm Điều hành</w:t>
            </w:r>
          </w:p>
          <w:p w14:paraId="300DC32A" w14:textId="77777777" w:rsidR="00131E03" w:rsidRPr="002E24F0" w:rsidRDefault="00131E03">
            <w:pPr>
              <w:pStyle w:val="ListParagraph"/>
              <w:ind w:left="0"/>
              <w:rPr>
                <w:sz w:val="28"/>
                <w:szCs w:val="28"/>
              </w:rPr>
            </w:pPr>
            <w:r w:rsidRPr="002E24F0">
              <w:rPr>
                <w:sz w:val="28"/>
                <w:szCs w:val="28"/>
              </w:rPr>
              <w:t>Thầy Toàn cùng nhóm sinh viên</w:t>
            </w:r>
          </w:p>
          <w:p w14:paraId="1B04F595" w14:textId="77777777" w:rsidR="00131E03" w:rsidRPr="002E24F0" w:rsidRDefault="00131E03">
            <w:pPr>
              <w:rPr>
                <w:sz w:val="28"/>
                <w:szCs w:val="28"/>
              </w:rPr>
            </w:pPr>
          </w:p>
        </w:tc>
        <w:tc>
          <w:tcPr>
            <w:tcW w:w="3117" w:type="dxa"/>
            <w:tcBorders>
              <w:top w:val="single" w:sz="4" w:space="0" w:color="auto"/>
              <w:left w:val="single" w:sz="4" w:space="0" w:color="auto"/>
              <w:bottom w:val="single" w:sz="4" w:space="0" w:color="auto"/>
              <w:right w:val="single" w:sz="4" w:space="0" w:color="auto"/>
            </w:tcBorders>
            <w:hideMark/>
          </w:tcPr>
          <w:p w14:paraId="284E0802" w14:textId="77777777" w:rsidR="00131E03" w:rsidRPr="002E24F0" w:rsidRDefault="00131E03">
            <w:pPr>
              <w:rPr>
                <w:sz w:val="28"/>
                <w:szCs w:val="28"/>
              </w:rPr>
            </w:pPr>
            <w:r w:rsidRPr="002E24F0">
              <w:rPr>
                <w:b/>
                <w:color w:val="FF0000"/>
                <w:sz w:val="28"/>
                <w:szCs w:val="28"/>
              </w:rPr>
              <w:t>Hiếu</w:t>
            </w:r>
            <w:r w:rsidRPr="002E24F0">
              <w:rPr>
                <w:sz w:val="28"/>
                <w:szCs w:val="28"/>
              </w:rPr>
              <w:t>,Công Hậu, ,Vĩ,Thanh Tâm , Trí,Kiều trang, Liễu , Thu Trang</w:t>
            </w:r>
          </w:p>
          <w:p w14:paraId="5495F504" w14:textId="77777777" w:rsidR="00131E03" w:rsidRPr="002E24F0" w:rsidRDefault="00131E03">
            <w:pPr>
              <w:rPr>
                <w:sz w:val="28"/>
                <w:szCs w:val="28"/>
              </w:rPr>
            </w:pPr>
            <w:r w:rsidRPr="002E24F0">
              <w:rPr>
                <w:color w:val="FF0000"/>
                <w:sz w:val="28"/>
                <w:szCs w:val="28"/>
              </w:rPr>
              <w:t xml:space="preserve">Hỗ trợ </w:t>
            </w:r>
            <w:r w:rsidRPr="002E24F0">
              <w:rPr>
                <w:sz w:val="28"/>
                <w:szCs w:val="28"/>
              </w:rPr>
              <w:t>: Thúy Vi</w:t>
            </w:r>
          </w:p>
        </w:tc>
        <w:tc>
          <w:tcPr>
            <w:tcW w:w="3260" w:type="dxa"/>
            <w:tcBorders>
              <w:top w:val="single" w:sz="4" w:space="0" w:color="auto"/>
              <w:left w:val="single" w:sz="4" w:space="0" w:color="auto"/>
              <w:bottom w:val="single" w:sz="4" w:space="0" w:color="auto"/>
              <w:right w:val="single" w:sz="4" w:space="0" w:color="auto"/>
            </w:tcBorders>
          </w:tcPr>
          <w:p w14:paraId="17E56E73" w14:textId="77777777" w:rsidR="00131E03" w:rsidRPr="002E24F0" w:rsidRDefault="00131E03">
            <w:pPr>
              <w:rPr>
                <w:sz w:val="28"/>
                <w:szCs w:val="28"/>
              </w:rPr>
            </w:pPr>
            <w:r w:rsidRPr="002E24F0">
              <w:rPr>
                <w:sz w:val="28"/>
                <w:szCs w:val="28"/>
              </w:rPr>
              <w:t>Kế hoạch tiến trình sự kiện (lập kế hoạch về thời gian, nhân sự, địa điểm…)</w:t>
            </w:r>
          </w:p>
          <w:p w14:paraId="57CAFD01" w14:textId="77777777" w:rsidR="00131E03" w:rsidRPr="002E24F0" w:rsidRDefault="00131E03">
            <w:pPr>
              <w:rPr>
                <w:sz w:val="28"/>
                <w:szCs w:val="28"/>
              </w:rPr>
            </w:pPr>
            <w:r w:rsidRPr="002E24F0">
              <w:rPr>
                <w:sz w:val="28"/>
                <w:szCs w:val="28"/>
              </w:rPr>
              <w:t>Kịch bản</w:t>
            </w:r>
          </w:p>
          <w:p w14:paraId="2158F74B" w14:textId="77777777" w:rsidR="00131E03" w:rsidRPr="002E24F0" w:rsidRDefault="00131E03">
            <w:pPr>
              <w:rPr>
                <w:sz w:val="28"/>
                <w:szCs w:val="28"/>
              </w:rPr>
            </w:pPr>
            <w:r w:rsidRPr="002E24F0">
              <w:rPr>
                <w:sz w:val="28"/>
                <w:szCs w:val="28"/>
              </w:rPr>
              <w:t>Hội thảo/ diễn giả</w:t>
            </w:r>
          </w:p>
          <w:p w14:paraId="6D13A93F" w14:textId="77777777" w:rsidR="00131E03" w:rsidRPr="002E24F0" w:rsidRDefault="00131E03">
            <w:pPr>
              <w:rPr>
                <w:sz w:val="28"/>
                <w:szCs w:val="28"/>
              </w:rPr>
            </w:pPr>
            <w:r w:rsidRPr="002E24F0">
              <w:rPr>
                <w:sz w:val="28"/>
                <w:szCs w:val="28"/>
              </w:rPr>
              <w:t>nhạc công, nghệ sĩ, thông dịch viên (nếu có chi phí ghi rõ chi phí)</w:t>
            </w:r>
          </w:p>
          <w:p w14:paraId="2650CE26" w14:textId="77777777" w:rsidR="00131E03" w:rsidRPr="002E24F0" w:rsidRDefault="00131E03">
            <w:pPr>
              <w:rPr>
                <w:sz w:val="28"/>
                <w:szCs w:val="28"/>
              </w:rPr>
            </w:pPr>
            <w:r w:rsidRPr="002E24F0">
              <w:rPr>
                <w:sz w:val="28"/>
                <w:szCs w:val="28"/>
              </w:rPr>
              <w:t>Chuẩn bị bài phát biểu/ lời chào mừng</w:t>
            </w:r>
          </w:p>
          <w:p w14:paraId="05014FD1" w14:textId="77777777" w:rsidR="00131E03" w:rsidRPr="002E24F0" w:rsidRDefault="00131E03">
            <w:pPr>
              <w:rPr>
                <w:sz w:val="28"/>
                <w:szCs w:val="28"/>
              </w:rPr>
            </w:pPr>
            <w:r w:rsidRPr="002E24F0">
              <w:rPr>
                <w:bCs w:val="0"/>
                <w:sz w:val="28"/>
                <w:szCs w:val="28"/>
              </w:rPr>
              <w:t>-check list chuẩn bị sự kiện</w:t>
            </w:r>
          </w:p>
          <w:p w14:paraId="1E5FA765" w14:textId="77777777" w:rsidR="00131E03" w:rsidRPr="002E24F0" w:rsidRDefault="00131E03">
            <w:pPr>
              <w:rPr>
                <w:bCs w:val="0"/>
                <w:sz w:val="28"/>
                <w:szCs w:val="28"/>
              </w:rPr>
            </w:pPr>
            <w:r w:rsidRPr="002E24F0">
              <w:rPr>
                <w:bCs w:val="0"/>
                <w:sz w:val="28"/>
                <w:szCs w:val="28"/>
              </w:rPr>
              <w:t>-check list tiến hành sự kiện</w:t>
            </w:r>
          </w:p>
          <w:p w14:paraId="56A59672" w14:textId="77777777" w:rsidR="00131E03" w:rsidRPr="002E24F0" w:rsidRDefault="00131E03">
            <w:pPr>
              <w:rPr>
                <w:bCs w:val="0"/>
                <w:color w:val="FF0000"/>
                <w:sz w:val="28"/>
                <w:szCs w:val="28"/>
              </w:rPr>
            </w:pPr>
            <w:r w:rsidRPr="002E24F0">
              <w:rPr>
                <w:color w:val="FF0000"/>
                <w:sz w:val="28"/>
                <w:szCs w:val="28"/>
              </w:rPr>
              <w:t>Bán vé</w:t>
            </w:r>
          </w:p>
          <w:p w14:paraId="29897B91" w14:textId="77777777" w:rsidR="00131E03" w:rsidRPr="002E24F0" w:rsidRDefault="00131E03">
            <w:pPr>
              <w:rPr>
                <w:sz w:val="28"/>
                <w:szCs w:val="28"/>
              </w:rPr>
            </w:pPr>
          </w:p>
        </w:tc>
      </w:tr>
      <w:tr w:rsidR="00131E03" w:rsidRPr="002E24F0" w14:paraId="0D1B653D" w14:textId="77777777" w:rsidTr="00131E03">
        <w:tc>
          <w:tcPr>
            <w:tcW w:w="3116" w:type="dxa"/>
            <w:tcBorders>
              <w:top w:val="single" w:sz="4" w:space="0" w:color="auto"/>
              <w:left w:val="single" w:sz="4" w:space="0" w:color="auto"/>
              <w:bottom w:val="single" w:sz="4" w:space="0" w:color="auto"/>
              <w:right w:val="single" w:sz="4" w:space="0" w:color="auto"/>
            </w:tcBorders>
          </w:tcPr>
          <w:p w14:paraId="776C5306" w14:textId="77777777" w:rsidR="00131E03" w:rsidRPr="002E24F0" w:rsidRDefault="00131E03">
            <w:pPr>
              <w:rPr>
                <w:b/>
                <w:color w:val="000000" w:themeColor="text1"/>
                <w:sz w:val="28"/>
                <w:szCs w:val="28"/>
              </w:rPr>
            </w:pPr>
            <w:r w:rsidRPr="002E24F0">
              <w:rPr>
                <w:b/>
                <w:color w:val="000000" w:themeColor="text1"/>
                <w:sz w:val="28"/>
                <w:szCs w:val="28"/>
              </w:rPr>
              <w:t>Nhóm tài chính</w:t>
            </w:r>
          </w:p>
          <w:p w14:paraId="11B9FC9A" w14:textId="77777777" w:rsidR="00131E03" w:rsidRPr="002E24F0" w:rsidRDefault="00131E03">
            <w:pPr>
              <w:rPr>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71C5752" w14:textId="77777777" w:rsidR="00131E03" w:rsidRPr="002E24F0" w:rsidRDefault="00131E03">
            <w:pPr>
              <w:rPr>
                <w:sz w:val="28"/>
                <w:szCs w:val="28"/>
              </w:rPr>
            </w:pPr>
            <w:r w:rsidRPr="002E24F0">
              <w:rPr>
                <w:b/>
                <w:color w:val="FF0000"/>
                <w:sz w:val="28"/>
                <w:szCs w:val="28"/>
              </w:rPr>
              <w:t>Thúy Vi</w:t>
            </w:r>
            <w:r w:rsidRPr="002E24F0">
              <w:rPr>
                <w:color w:val="FF0000"/>
                <w:sz w:val="28"/>
                <w:szCs w:val="28"/>
              </w:rPr>
              <w:t xml:space="preserve"> ,</w:t>
            </w:r>
            <w:r w:rsidRPr="002E24F0">
              <w:rPr>
                <w:sz w:val="28"/>
                <w:szCs w:val="28"/>
              </w:rPr>
              <w:t xml:space="preserve"> Khánh Ly, ,Kim Duyên, Hải Yến, Thảo trang</w:t>
            </w:r>
          </w:p>
          <w:p w14:paraId="054EA12F" w14:textId="77777777" w:rsidR="00131E03" w:rsidRPr="002E24F0" w:rsidRDefault="00131E03">
            <w:pPr>
              <w:rPr>
                <w:sz w:val="28"/>
                <w:szCs w:val="28"/>
              </w:rPr>
            </w:pPr>
          </w:p>
          <w:p w14:paraId="348A4AFC" w14:textId="77777777" w:rsidR="00131E03" w:rsidRPr="002E24F0" w:rsidRDefault="00131E03">
            <w:pPr>
              <w:rPr>
                <w:sz w:val="28"/>
                <w:szCs w:val="28"/>
              </w:rPr>
            </w:pPr>
          </w:p>
        </w:tc>
        <w:tc>
          <w:tcPr>
            <w:tcW w:w="3260" w:type="dxa"/>
            <w:tcBorders>
              <w:top w:val="single" w:sz="4" w:space="0" w:color="auto"/>
              <w:left w:val="single" w:sz="4" w:space="0" w:color="auto"/>
              <w:bottom w:val="single" w:sz="4" w:space="0" w:color="auto"/>
              <w:right w:val="single" w:sz="4" w:space="0" w:color="auto"/>
            </w:tcBorders>
          </w:tcPr>
          <w:p w14:paraId="386B8741" w14:textId="77777777" w:rsidR="00131E03" w:rsidRPr="002E24F0" w:rsidRDefault="00131E03">
            <w:pPr>
              <w:rPr>
                <w:sz w:val="28"/>
                <w:szCs w:val="28"/>
              </w:rPr>
            </w:pPr>
            <w:r w:rsidRPr="002E24F0">
              <w:rPr>
                <w:sz w:val="28"/>
                <w:szCs w:val="28"/>
              </w:rPr>
              <w:t>Ngân sách (Kế hoạch tài chính)</w:t>
            </w:r>
          </w:p>
          <w:p w14:paraId="10309D10" w14:textId="77777777" w:rsidR="00131E03" w:rsidRPr="002E24F0" w:rsidRDefault="00131E03">
            <w:pPr>
              <w:rPr>
                <w:sz w:val="28"/>
                <w:szCs w:val="28"/>
              </w:rPr>
            </w:pPr>
            <w:r w:rsidRPr="002E24F0">
              <w:rPr>
                <w:sz w:val="28"/>
                <w:szCs w:val="28"/>
              </w:rPr>
              <w:t>Dịch vụ ăn uống (menu đồ ăn, thức uống)</w:t>
            </w:r>
          </w:p>
          <w:p w14:paraId="34061720" w14:textId="77777777" w:rsidR="00131E03" w:rsidRPr="002E24F0" w:rsidRDefault="00131E03">
            <w:pPr>
              <w:rPr>
                <w:sz w:val="28"/>
                <w:szCs w:val="28"/>
              </w:rPr>
            </w:pPr>
            <w:r w:rsidRPr="002E24F0">
              <w:rPr>
                <w:sz w:val="28"/>
                <w:szCs w:val="28"/>
              </w:rPr>
              <w:t>Chi phí Quà tặng khách/ chứng nhận</w:t>
            </w:r>
          </w:p>
          <w:p w14:paraId="68B1F5D2" w14:textId="77777777" w:rsidR="00131E03" w:rsidRPr="002E24F0" w:rsidRDefault="00131E03">
            <w:pPr>
              <w:rPr>
                <w:sz w:val="28"/>
                <w:szCs w:val="28"/>
              </w:rPr>
            </w:pPr>
            <w:r w:rsidRPr="002E24F0">
              <w:rPr>
                <w:sz w:val="28"/>
                <w:szCs w:val="28"/>
              </w:rPr>
              <w:t>Đơn hàng cho nhà cung cấp</w:t>
            </w:r>
          </w:p>
          <w:p w14:paraId="0E307945" w14:textId="77777777" w:rsidR="00131E03" w:rsidRPr="002E24F0" w:rsidRDefault="00131E03">
            <w:pPr>
              <w:rPr>
                <w:sz w:val="28"/>
                <w:szCs w:val="28"/>
              </w:rPr>
            </w:pPr>
            <w:r w:rsidRPr="002E24F0">
              <w:rPr>
                <w:sz w:val="28"/>
                <w:szCs w:val="28"/>
              </w:rPr>
              <w:t>Danh mục thiết bị phục vụ tiệc</w:t>
            </w:r>
          </w:p>
          <w:p w14:paraId="74A908D5" w14:textId="77777777" w:rsidR="00131E03" w:rsidRPr="002E24F0" w:rsidRDefault="00131E03">
            <w:pPr>
              <w:rPr>
                <w:sz w:val="28"/>
                <w:szCs w:val="28"/>
              </w:rPr>
            </w:pPr>
            <w:r w:rsidRPr="002E24F0">
              <w:rPr>
                <w:sz w:val="28"/>
                <w:szCs w:val="28"/>
              </w:rPr>
              <w:t>Danh sách nhân viên phục vụ tiệc tại các vị trí</w:t>
            </w:r>
          </w:p>
          <w:p w14:paraId="13C4B922" w14:textId="77777777" w:rsidR="00131E03" w:rsidRPr="002E24F0" w:rsidRDefault="00131E03">
            <w:pPr>
              <w:rPr>
                <w:sz w:val="28"/>
                <w:szCs w:val="28"/>
              </w:rPr>
            </w:pPr>
            <w:r w:rsidRPr="002E24F0">
              <w:rPr>
                <w:bCs w:val="0"/>
                <w:sz w:val="28"/>
                <w:szCs w:val="28"/>
              </w:rPr>
              <w:t xml:space="preserve">-check list chuẩn bị sự </w:t>
            </w:r>
            <w:r w:rsidRPr="002E24F0">
              <w:rPr>
                <w:bCs w:val="0"/>
                <w:sz w:val="28"/>
                <w:szCs w:val="28"/>
              </w:rPr>
              <w:lastRenderedPageBreak/>
              <w:t>kiện</w:t>
            </w:r>
          </w:p>
          <w:p w14:paraId="7CFF1A99" w14:textId="77777777" w:rsidR="00131E03" w:rsidRPr="002E24F0" w:rsidRDefault="00131E03">
            <w:pPr>
              <w:rPr>
                <w:bCs w:val="0"/>
                <w:sz w:val="28"/>
                <w:szCs w:val="28"/>
              </w:rPr>
            </w:pPr>
            <w:r w:rsidRPr="002E24F0">
              <w:rPr>
                <w:bCs w:val="0"/>
                <w:sz w:val="28"/>
                <w:szCs w:val="28"/>
              </w:rPr>
              <w:t>-check list tiến hành sự kiện</w:t>
            </w:r>
          </w:p>
          <w:p w14:paraId="61AC6A33" w14:textId="77777777" w:rsidR="00131E03" w:rsidRPr="002E24F0" w:rsidRDefault="00131E03">
            <w:pPr>
              <w:rPr>
                <w:color w:val="FF0000"/>
                <w:sz w:val="28"/>
                <w:szCs w:val="28"/>
              </w:rPr>
            </w:pPr>
            <w:r w:rsidRPr="002E24F0">
              <w:rPr>
                <w:color w:val="FF0000"/>
                <w:sz w:val="28"/>
                <w:szCs w:val="28"/>
              </w:rPr>
              <w:t>Bán vé</w:t>
            </w:r>
          </w:p>
          <w:p w14:paraId="2E7301DE" w14:textId="77777777" w:rsidR="00131E03" w:rsidRPr="002E24F0" w:rsidRDefault="00131E03">
            <w:pPr>
              <w:rPr>
                <w:sz w:val="28"/>
                <w:szCs w:val="28"/>
              </w:rPr>
            </w:pPr>
          </w:p>
        </w:tc>
      </w:tr>
      <w:tr w:rsidR="00131E03" w:rsidRPr="002E24F0" w14:paraId="61509FF1" w14:textId="77777777" w:rsidTr="00131E03">
        <w:tc>
          <w:tcPr>
            <w:tcW w:w="3116" w:type="dxa"/>
            <w:tcBorders>
              <w:top w:val="single" w:sz="4" w:space="0" w:color="auto"/>
              <w:left w:val="single" w:sz="4" w:space="0" w:color="auto"/>
              <w:bottom w:val="single" w:sz="4" w:space="0" w:color="auto"/>
              <w:right w:val="single" w:sz="4" w:space="0" w:color="auto"/>
            </w:tcBorders>
            <w:hideMark/>
          </w:tcPr>
          <w:p w14:paraId="6F07827D" w14:textId="77777777" w:rsidR="00131E03" w:rsidRPr="002E24F0" w:rsidRDefault="00131E03">
            <w:pPr>
              <w:pStyle w:val="ListParagraph"/>
              <w:ind w:left="0"/>
              <w:rPr>
                <w:b/>
                <w:sz w:val="28"/>
                <w:szCs w:val="28"/>
              </w:rPr>
            </w:pPr>
            <w:r w:rsidRPr="002E24F0">
              <w:rPr>
                <w:b/>
                <w:sz w:val="28"/>
                <w:szCs w:val="28"/>
              </w:rPr>
              <w:lastRenderedPageBreak/>
              <w:t>Nhóm Phục vụ</w:t>
            </w:r>
          </w:p>
          <w:p w14:paraId="0E25F17F" w14:textId="77777777" w:rsidR="00131E03" w:rsidRPr="002E24F0" w:rsidRDefault="00131E03">
            <w:pPr>
              <w:pStyle w:val="ListParagraph"/>
              <w:ind w:left="0"/>
              <w:rPr>
                <w:sz w:val="28"/>
                <w:szCs w:val="28"/>
              </w:rPr>
            </w:pPr>
            <w:r w:rsidRPr="002E24F0">
              <w:rPr>
                <w:sz w:val="28"/>
                <w:szCs w:val="28"/>
              </w:rPr>
              <w:t>Cô Duyên, Cô Quý cùng nhóm sinh viên</w:t>
            </w:r>
          </w:p>
        </w:tc>
        <w:tc>
          <w:tcPr>
            <w:tcW w:w="3117" w:type="dxa"/>
            <w:tcBorders>
              <w:top w:val="single" w:sz="4" w:space="0" w:color="auto"/>
              <w:left w:val="single" w:sz="4" w:space="0" w:color="auto"/>
              <w:bottom w:val="single" w:sz="4" w:space="0" w:color="auto"/>
              <w:right w:val="single" w:sz="4" w:space="0" w:color="auto"/>
            </w:tcBorders>
          </w:tcPr>
          <w:p w14:paraId="60AE40D1" w14:textId="77777777" w:rsidR="00131E03" w:rsidRPr="002E24F0" w:rsidRDefault="00131E03">
            <w:pPr>
              <w:rPr>
                <w:sz w:val="28"/>
                <w:szCs w:val="28"/>
              </w:rPr>
            </w:pPr>
            <w:r w:rsidRPr="002E24F0">
              <w:rPr>
                <w:b/>
                <w:color w:val="FF0000"/>
                <w:sz w:val="28"/>
                <w:szCs w:val="28"/>
              </w:rPr>
              <w:t>Trung Hiếu</w:t>
            </w:r>
            <w:r w:rsidRPr="002E24F0">
              <w:rPr>
                <w:color w:val="FF0000"/>
                <w:sz w:val="28"/>
                <w:szCs w:val="28"/>
              </w:rPr>
              <w:t xml:space="preserve"> </w:t>
            </w:r>
            <w:r w:rsidRPr="002E24F0">
              <w:rPr>
                <w:sz w:val="28"/>
                <w:szCs w:val="28"/>
              </w:rPr>
              <w:t>,</w:t>
            </w:r>
            <w:r w:rsidRPr="002E24F0">
              <w:rPr>
                <w:b/>
                <w:color w:val="FF0000"/>
                <w:sz w:val="28"/>
                <w:szCs w:val="28"/>
              </w:rPr>
              <w:t>Hoàng Mỹ</w:t>
            </w:r>
            <w:r w:rsidRPr="002E24F0">
              <w:rPr>
                <w:sz w:val="28"/>
                <w:szCs w:val="28"/>
              </w:rPr>
              <w:t xml:space="preserve">, </w:t>
            </w:r>
            <w:r w:rsidRPr="002E24F0">
              <w:rPr>
                <w:b/>
                <w:color w:val="FF0000"/>
                <w:sz w:val="28"/>
                <w:szCs w:val="28"/>
              </w:rPr>
              <w:t>Ánh</w:t>
            </w:r>
            <w:r w:rsidRPr="002E24F0">
              <w:rPr>
                <w:sz w:val="28"/>
                <w:szCs w:val="28"/>
              </w:rPr>
              <w:t xml:space="preserve"> ,Lệ  Huyền,Mỹ duyên,Thị Nguyệt,Lân , Trâm, Trường,Văn,Vân, Nhi,</w:t>
            </w:r>
          </w:p>
          <w:p w14:paraId="17F98E29" w14:textId="77777777" w:rsidR="00131E03" w:rsidRPr="002E24F0" w:rsidRDefault="00131E03">
            <w:pPr>
              <w:rPr>
                <w:sz w:val="28"/>
                <w:szCs w:val="28"/>
              </w:rPr>
            </w:pPr>
            <w:r w:rsidRPr="002E24F0">
              <w:rPr>
                <w:color w:val="FF0000"/>
                <w:sz w:val="28"/>
                <w:szCs w:val="28"/>
              </w:rPr>
              <w:t>Hỗ trợ</w:t>
            </w:r>
            <w:r w:rsidRPr="002E24F0">
              <w:rPr>
                <w:sz w:val="28"/>
                <w:szCs w:val="28"/>
              </w:rPr>
              <w:t>: Khánh Ly, ,Kim Duyên, Hải Yến, Thảo trang</w:t>
            </w:r>
          </w:p>
          <w:p w14:paraId="5BCF7483" w14:textId="77777777" w:rsidR="00131E03" w:rsidRPr="002E24F0" w:rsidRDefault="00131E03">
            <w:pPr>
              <w:rPr>
                <w:sz w:val="28"/>
                <w:szCs w:val="28"/>
              </w:rPr>
            </w:pPr>
          </w:p>
        </w:tc>
        <w:tc>
          <w:tcPr>
            <w:tcW w:w="3260" w:type="dxa"/>
            <w:tcBorders>
              <w:top w:val="single" w:sz="4" w:space="0" w:color="auto"/>
              <w:left w:val="single" w:sz="4" w:space="0" w:color="auto"/>
              <w:bottom w:val="single" w:sz="4" w:space="0" w:color="auto"/>
              <w:right w:val="single" w:sz="4" w:space="0" w:color="auto"/>
            </w:tcBorders>
          </w:tcPr>
          <w:p w14:paraId="40B5B994" w14:textId="77777777" w:rsidR="00131E03" w:rsidRPr="002E24F0" w:rsidRDefault="00131E03">
            <w:pPr>
              <w:rPr>
                <w:color w:val="FF0000"/>
                <w:sz w:val="28"/>
                <w:szCs w:val="28"/>
              </w:rPr>
            </w:pPr>
            <w:r w:rsidRPr="002E24F0">
              <w:rPr>
                <w:bCs w:val="0"/>
                <w:color w:val="FF0000"/>
                <w:sz w:val="28"/>
                <w:szCs w:val="28"/>
              </w:rPr>
              <w:t>Bán vé</w:t>
            </w:r>
          </w:p>
          <w:p w14:paraId="169D4380" w14:textId="77777777" w:rsidR="00131E03" w:rsidRPr="002E24F0" w:rsidRDefault="00131E03">
            <w:pPr>
              <w:rPr>
                <w:color w:val="FF0000"/>
                <w:sz w:val="28"/>
                <w:szCs w:val="28"/>
              </w:rPr>
            </w:pPr>
            <w:r w:rsidRPr="002E24F0">
              <w:rPr>
                <w:sz w:val="28"/>
                <w:szCs w:val="28"/>
              </w:rPr>
              <w:t>Phục vụ tiệc tại các vị trí</w:t>
            </w:r>
          </w:p>
          <w:p w14:paraId="2A334C16" w14:textId="77777777" w:rsidR="00131E03" w:rsidRPr="002E24F0" w:rsidRDefault="00131E03">
            <w:pPr>
              <w:rPr>
                <w:sz w:val="28"/>
                <w:szCs w:val="28"/>
              </w:rPr>
            </w:pPr>
            <w:r w:rsidRPr="002E24F0">
              <w:rPr>
                <w:sz w:val="28"/>
                <w:szCs w:val="28"/>
              </w:rPr>
              <w:t>Người tham dự/ khách mời (lập danh sách khách mời, danh sách người có mặt)</w:t>
            </w:r>
          </w:p>
          <w:p w14:paraId="0CFA9F84" w14:textId="77777777" w:rsidR="00131E03" w:rsidRPr="002E24F0" w:rsidRDefault="00131E03">
            <w:pPr>
              <w:rPr>
                <w:sz w:val="28"/>
                <w:szCs w:val="28"/>
              </w:rPr>
            </w:pPr>
            <w:r w:rsidRPr="002E24F0">
              <w:rPr>
                <w:sz w:val="28"/>
                <w:szCs w:val="28"/>
              </w:rPr>
              <w:t>Biển báo</w:t>
            </w:r>
          </w:p>
          <w:p w14:paraId="05C65549" w14:textId="77777777" w:rsidR="00131E03" w:rsidRPr="002E24F0" w:rsidRDefault="00131E03">
            <w:pPr>
              <w:rPr>
                <w:sz w:val="28"/>
                <w:szCs w:val="28"/>
              </w:rPr>
            </w:pPr>
            <w:r w:rsidRPr="002E24F0">
              <w:rPr>
                <w:sz w:val="28"/>
                <w:szCs w:val="28"/>
              </w:rPr>
              <w:t>Làm thẻ bàn, thẻ tên</w:t>
            </w:r>
          </w:p>
          <w:p w14:paraId="24C28C31" w14:textId="77777777" w:rsidR="00131E03" w:rsidRPr="002E24F0" w:rsidRDefault="00131E03">
            <w:pPr>
              <w:rPr>
                <w:sz w:val="28"/>
                <w:szCs w:val="28"/>
              </w:rPr>
            </w:pPr>
            <w:r w:rsidRPr="002E24F0">
              <w:rPr>
                <w:sz w:val="28"/>
                <w:szCs w:val="28"/>
              </w:rPr>
              <w:t>Danh mục thư mời</w:t>
            </w:r>
          </w:p>
          <w:p w14:paraId="5688EFE4" w14:textId="77777777" w:rsidR="00131E03" w:rsidRPr="002E24F0" w:rsidRDefault="00131E03">
            <w:pPr>
              <w:rPr>
                <w:sz w:val="28"/>
                <w:szCs w:val="28"/>
              </w:rPr>
            </w:pPr>
            <w:r w:rsidRPr="002E24F0">
              <w:rPr>
                <w:sz w:val="28"/>
                <w:szCs w:val="28"/>
              </w:rPr>
              <w:t>Quà tặng khách/ chứng nhận</w:t>
            </w:r>
          </w:p>
          <w:p w14:paraId="5E67F197" w14:textId="77777777" w:rsidR="00131E03" w:rsidRPr="002E24F0" w:rsidRDefault="00131E03">
            <w:pPr>
              <w:rPr>
                <w:sz w:val="28"/>
                <w:szCs w:val="28"/>
              </w:rPr>
            </w:pPr>
            <w:r w:rsidRPr="002E24F0">
              <w:rPr>
                <w:sz w:val="28"/>
                <w:szCs w:val="28"/>
              </w:rPr>
              <w:t>Kiểm soát</w:t>
            </w:r>
          </w:p>
          <w:p w14:paraId="54AC200C" w14:textId="77777777" w:rsidR="00131E03" w:rsidRPr="002E24F0" w:rsidRDefault="00131E03">
            <w:pPr>
              <w:pStyle w:val="ListParagraph"/>
              <w:ind w:left="0"/>
              <w:jc w:val="both"/>
              <w:rPr>
                <w:sz w:val="28"/>
                <w:szCs w:val="28"/>
              </w:rPr>
            </w:pPr>
            <w:r w:rsidRPr="002E24F0">
              <w:rPr>
                <w:sz w:val="28"/>
                <w:szCs w:val="28"/>
              </w:rPr>
              <w:t>-</w:t>
            </w:r>
            <w:r w:rsidRPr="002E24F0">
              <w:rPr>
                <w:bCs w:val="0"/>
                <w:sz w:val="28"/>
                <w:szCs w:val="28"/>
              </w:rPr>
              <w:t>check list trang thư mời</w:t>
            </w:r>
          </w:p>
          <w:p w14:paraId="6A563F4E" w14:textId="77777777" w:rsidR="00131E03" w:rsidRPr="002E24F0" w:rsidRDefault="00131E03">
            <w:pPr>
              <w:rPr>
                <w:bCs w:val="0"/>
                <w:sz w:val="28"/>
                <w:szCs w:val="28"/>
              </w:rPr>
            </w:pPr>
            <w:r w:rsidRPr="002E24F0">
              <w:rPr>
                <w:bCs w:val="0"/>
                <w:sz w:val="28"/>
                <w:szCs w:val="28"/>
              </w:rPr>
              <w:t>check list chuẩn bị sự kiện</w:t>
            </w:r>
          </w:p>
          <w:p w14:paraId="09C7701A" w14:textId="77777777" w:rsidR="00131E03" w:rsidRPr="002E24F0" w:rsidRDefault="00131E03">
            <w:pPr>
              <w:rPr>
                <w:bCs w:val="0"/>
                <w:sz w:val="28"/>
                <w:szCs w:val="28"/>
              </w:rPr>
            </w:pPr>
            <w:r w:rsidRPr="002E24F0">
              <w:rPr>
                <w:bCs w:val="0"/>
                <w:sz w:val="28"/>
                <w:szCs w:val="28"/>
              </w:rPr>
              <w:t>-check list tiến hành sự kiện</w:t>
            </w:r>
          </w:p>
          <w:p w14:paraId="432443FA" w14:textId="77777777" w:rsidR="00131E03" w:rsidRPr="002E24F0" w:rsidRDefault="00131E03">
            <w:pPr>
              <w:rPr>
                <w:sz w:val="28"/>
                <w:szCs w:val="28"/>
              </w:rPr>
            </w:pPr>
          </w:p>
        </w:tc>
      </w:tr>
    </w:tbl>
    <w:p w14:paraId="6D14BD62" w14:textId="77777777" w:rsidR="00131E03" w:rsidRPr="002E24F0" w:rsidRDefault="00E3051D" w:rsidP="00386712">
      <w:pPr>
        <w:rPr>
          <w:sz w:val="28"/>
          <w:szCs w:val="28"/>
        </w:rPr>
      </w:pPr>
      <w:r w:rsidRPr="002E24F0">
        <w:rPr>
          <w:sz w:val="28"/>
          <w:szCs w:val="28"/>
        </w:rPr>
        <w:t>Kịch bản sự kiện 3:</w:t>
      </w:r>
    </w:p>
    <w:tbl>
      <w:tblPr>
        <w:tblStyle w:val="TableGrid"/>
        <w:tblW w:w="9498" w:type="dxa"/>
        <w:tblInd w:w="-34" w:type="dxa"/>
        <w:tblLook w:val="04A0" w:firstRow="1" w:lastRow="0" w:firstColumn="1" w:lastColumn="0" w:noHBand="0" w:noVBand="1"/>
      </w:tblPr>
      <w:tblGrid>
        <w:gridCol w:w="608"/>
        <w:gridCol w:w="1705"/>
        <w:gridCol w:w="2578"/>
        <w:gridCol w:w="1685"/>
        <w:gridCol w:w="1579"/>
        <w:gridCol w:w="1343"/>
      </w:tblGrid>
      <w:tr w:rsidR="00E3051D" w:rsidRPr="002E24F0" w14:paraId="21AE483D" w14:textId="77777777" w:rsidTr="00E3051D">
        <w:tc>
          <w:tcPr>
            <w:tcW w:w="608" w:type="dxa"/>
          </w:tcPr>
          <w:p w14:paraId="4FB25AD4" w14:textId="77777777" w:rsidR="00E3051D" w:rsidRPr="002E24F0" w:rsidRDefault="00E3051D" w:rsidP="00E3051D">
            <w:pPr>
              <w:jc w:val="center"/>
              <w:rPr>
                <w:b/>
                <w:bCs w:val="0"/>
                <w:sz w:val="28"/>
                <w:szCs w:val="28"/>
              </w:rPr>
            </w:pPr>
            <w:r w:rsidRPr="002E24F0">
              <w:rPr>
                <w:b/>
                <w:sz w:val="28"/>
                <w:szCs w:val="28"/>
              </w:rPr>
              <w:t>Stt</w:t>
            </w:r>
          </w:p>
        </w:tc>
        <w:tc>
          <w:tcPr>
            <w:tcW w:w="1705" w:type="dxa"/>
          </w:tcPr>
          <w:p w14:paraId="0853452B" w14:textId="77777777" w:rsidR="00E3051D" w:rsidRPr="002E24F0" w:rsidRDefault="00E3051D" w:rsidP="00E3051D">
            <w:pPr>
              <w:jc w:val="center"/>
              <w:rPr>
                <w:b/>
                <w:bCs w:val="0"/>
                <w:sz w:val="28"/>
                <w:szCs w:val="28"/>
              </w:rPr>
            </w:pPr>
            <w:r w:rsidRPr="002E24F0">
              <w:rPr>
                <w:b/>
                <w:sz w:val="28"/>
                <w:szCs w:val="28"/>
              </w:rPr>
              <w:t>Tên tiết mục</w:t>
            </w:r>
          </w:p>
        </w:tc>
        <w:tc>
          <w:tcPr>
            <w:tcW w:w="2578" w:type="dxa"/>
          </w:tcPr>
          <w:p w14:paraId="7D914767" w14:textId="77777777" w:rsidR="00E3051D" w:rsidRPr="002E24F0" w:rsidRDefault="00E3051D" w:rsidP="00E3051D">
            <w:pPr>
              <w:jc w:val="center"/>
              <w:rPr>
                <w:b/>
                <w:bCs w:val="0"/>
                <w:sz w:val="28"/>
                <w:szCs w:val="28"/>
              </w:rPr>
            </w:pPr>
            <w:r w:rsidRPr="002E24F0">
              <w:rPr>
                <w:b/>
                <w:sz w:val="28"/>
                <w:szCs w:val="28"/>
              </w:rPr>
              <w:t>Nội dung</w:t>
            </w:r>
          </w:p>
        </w:tc>
        <w:tc>
          <w:tcPr>
            <w:tcW w:w="1685" w:type="dxa"/>
          </w:tcPr>
          <w:p w14:paraId="496D30E1" w14:textId="77777777" w:rsidR="00E3051D" w:rsidRPr="002E24F0" w:rsidRDefault="00E3051D" w:rsidP="00E3051D">
            <w:pPr>
              <w:jc w:val="center"/>
              <w:rPr>
                <w:b/>
                <w:bCs w:val="0"/>
                <w:sz w:val="28"/>
                <w:szCs w:val="28"/>
              </w:rPr>
            </w:pPr>
            <w:r w:rsidRPr="002E24F0">
              <w:rPr>
                <w:b/>
                <w:sz w:val="28"/>
                <w:szCs w:val="28"/>
              </w:rPr>
              <w:t>Thời gian</w:t>
            </w:r>
          </w:p>
        </w:tc>
        <w:tc>
          <w:tcPr>
            <w:tcW w:w="1579" w:type="dxa"/>
            <w:shd w:val="clear" w:color="auto" w:fill="FFFF00"/>
          </w:tcPr>
          <w:p w14:paraId="7CF90851" w14:textId="77777777" w:rsidR="00E3051D" w:rsidRPr="002E24F0" w:rsidRDefault="00E3051D" w:rsidP="00E3051D">
            <w:pPr>
              <w:jc w:val="center"/>
              <w:rPr>
                <w:b/>
                <w:bCs w:val="0"/>
                <w:sz w:val="28"/>
                <w:szCs w:val="28"/>
              </w:rPr>
            </w:pPr>
            <w:r w:rsidRPr="002E24F0">
              <w:rPr>
                <w:b/>
                <w:sz w:val="28"/>
                <w:szCs w:val="28"/>
              </w:rPr>
              <w:t>Người phụ trách</w:t>
            </w:r>
          </w:p>
        </w:tc>
        <w:tc>
          <w:tcPr>
            <w:tcW w:w="1343" w:type="dxa"/>
          </w:tcPr>
          <w:p w14:paraId="78C110CC" w14:textId="77777777" w:rsidR="00E3051D" w:rsidRPr="002E24F0" w:rsidRDefault="00E3051D" w:rsidP="00E3051D">
            <w:pPr>
              <w:jc w:val="center"/>
              <w:rPr>
                <w:b/>
                <w:bCs w:val="0"/>
                <w:sz w:val="28"/>
                <w:szCs w:val="28"/>
              </w:rPr>
            </w:pPr>
            <w:r w:rsidRPr="002E24F0">
              <w:rPr>
                <w:b/>
                <w:sz w:val="28"/>
                <w:szCs w:val="28"/>
              </w:rPr>
              <w:t>Kỹ thuật</w:t>
            </w:r>
          </w:p>
        </w:tc>
      </w:tr>
      <w:tr w:rsidR="00E3051D" w:rsidRPr="002E24F0" w14:paraId="575A9CE2" w14:textId="77777777" w:rsidTr="00E3051D">
        <w:tc>
          <w:tcPr>
            <w:tcW w:w="608" w:type="dxa"/>
          </w:tcPr>
          <w:p w14:paraId="361615D1" w14:textId="77777777" w:rsidR="00E3051D" w:rsidRPr="002E24F0" w:rsidRDefault="00E3051D" w:rsidP="00E3051D">
            <w:pPr>
              <w:rPr>
                <w:sz w:val="28"/>
                <w:szCs w:val="28"/>
              </w:rPr>
            </w:pPr>
            <w:r w:rsidRPr="002E24F0">
              <w:rPr>
                <w:sz w:val="28"/>
                <w:szCs w:val="28"/>
              </w:rPr>
              <w:t>1</w:t>
            </w:r>
          </w:p>
        </w:tc>
        <w:tc>
          <w:tcPr>
            <w:tcW w:w="1705" w:type="dxa"/>
          </w:tcPr>
          <w:p w14:paraId="084FBB9C" w14:textId="77777777" w:rsidR="00E3051D" w:rsidRPr="002E24F0" w:rsidRDefault="00E3051D" w:rsidP="00E3051D">
            <w:pPr>
              <w:rPr>
                <w:sz w:val="28"/>
                <w:szCs w:val="28"/>
              </w:rPr>
            </w:pPr>
            <w:r w:rsidRPr="002E24F0">
              <w:rPr>
                <w:sz w:val="28"/>
                <w:szCs w:val="28"/>
              </w:rPr>
              <w:t>Đón khách</w:t>
            </w:r>
          </w:p>
        </w:tc>
        <w:tc>
          <w:tcPr>
            <w:tcW w:w="2578" w:type="dxa"/>
          </w:tcPr>
          <w:p w14:paraId="75DD0A7D" w14:textId="77777777" w:rsidR="00E3051D" w:rsidRPr="002E24F0" w:rsidRDefault="00E3051D" w:rsidP="00E3051D">
            <w:pPr>
              <w:rPr>
                <w:sz w:val="28"/>
                <w:szCs w:val="28"/>
              </w:rPr>
            </w:pPr>
            <w:r w:rsidRPr="002E24F0">
              <w:rPr>
                <w:sz w:val="28"/>
                <w:szCs w:val="28"/>
              </w:rPr>
              <w:t>Bố trí lễ tân đón tiếp khách, đại biểu</w:t>
            </w:r>
          </w:p>
        </w:tc>
        <w:tc>
          <w:tcPr>
            <w:tcW w:w="1685" w:type="dxa"/>
          </w:tcPr>
          <w:p w14:paraId="3BE84DCE" w14:textId="77777777" w:rsidR="00E3051D" w:rsidRPr="002E24F0" w:rsidRDefault="00E3051D" w:rsidP="00E3051D">
            <w:pPr>
              <w:rPr>
                <w:sz w:val="28"/>
                <w:szCs w:val="28"/>
              </w:rPr>
            </w:pPr>
            <w:r w:rsidRPr="002E24F0">
              <w:rPr>
                <w:sz w:val="28"/>
                <w:szCs w:val="28"/>
              </w:rPr>
              <w:t>18h00</w:t>
            </w:r>
          </w:p>
        </w:tc>
        <w:tc>
          <w:tcPr>
            <w:tcW w:w="1579" w:type="dxa"/>
            <w:shd w:val="clear" w:color="auto" w:fill="FFFF00"/>
          </w:tcPr>
          <w:p w14:paraId="59FD9CFE" w14:textId="77777777" w:rsidR="00E3051D" w:rsidRPr="002E24F0" w:rsidRDefault="00E3051D" w:rsidP="00E3051D">
            <w:pPr>
              <w:rPr>
                <w:sz w:val="28"/>
                <w:szCs w:val="28"/>
              </w:rPr>
            </w:pPr>
          </w:p>
        </w:tc>
        <w:tc>
          <w:tcPr>
            <w:tcW w:w="1343" w:type="dxa"/>
          </w:tcPr>
          <w:p w14:paraId="717CAF36" w14:textId="77777777" w:rsidR="00E3051D" w:rsidRPr="002E24F0" w:rsidRDefault="00E3051D" w:rsidP="00E3051D">
            <w:pPr>
              <w:rPr>
                <w:sz w:val="28"/>
                <w:szCs w:val="28"/>
              </w:rPr>
            </w:pPr>
            <w:r w:rsidRPr="002E24F0">
              <w:rPr>
                <w:sz w:val="28"/>
                <w:szCs w:val="28"/>
              </w:rPr>
              <w:t>Mở nhạc để đón khách</w:t>
            </w:r>
          </w:p>
        </w:tc>
      </w:tr>
      <w:tr w:rsidR="00E3051D" w:rsidRPr="002E24F0" w14:paraId="7BC81B16" w14:textId="77777777" w:rsidTr="00E3051D">
        <w:tc>
          <w:tcPr>
            <w:tcW w:w="608" w:type="dxa"/>
          </w:tcPr>
          <w:p w14:paraId="4A416417" w14:textId="77777777" w:rsidR="00E3051D" w:rsidRPr="002E24F0" w:rsidRDefault="00E3051D" w:rsidP="00E3051D">
            <w:pPr>
              <w:rPr>
                <w:sz w:val="28"/>
                <w:szCs w:val="28"/>
              </w:rPr>
            </w:pPr>
            <w:r w:rsidRPr="002E24F0">
              <w:rPr>
                <w:sz w:val="28"/>
                <w:szCs w:val="28"/>
              </w:rPr>
              <w:t>2</w:t>
            </w:r>
          </w:p>
        </w:tc>
        <w:tc>
          <w:tcPr>
            <w:tcW w:w="1705" w:type="dxa"/>
          </w:tcPr>
          <w:p w14:paraId="49A9A5F7" w14:textId="77777777" w:rsidR="00E3051D" w:rsidRPr="002E24F0" w:rsidRDefault="00E3051D" w:rsidP="00E3051D">
            <w:pPr>
              <w:rPr>
                <w:sz w:val="28"/>
                <w:szCs w:val="28"/>
              </w:rPr>
            </w:pPr>
            <w:r w:rsidRPr="002E24F0">
              <w:rPr>
                <w:sz w:val="28"/>
                <w:szCs w:val="28"/>
              </w:rPr>
              <w:t xml:space="preserve">Ổn định tổ chức </w:t>
            </w:r>
          </w:p>
        </w:tc>
        <w:tc>
          <w:tcPr>
            <w:tcW w:w="2578" w:type="dxa"/>
          </w:tcPr>
          <w:p w14:paraId="0C50C5E2" w14:textId="77777777" w:rsidR="00E3051D" w:rsidRPr="002E24F0" w:rsidRDefault="00E3051D" w:rsidP="00E3051D">
            <w:pPr>
              <w:rPr>
                <w:sz w:val="28"/>
                <w:szCs w:val="28"/>
              </w:rPr>
            </w:pPr>
            <w:r w:rsidRPr="002E24F0">
              <w:rPr>
                <w:sz w:val="28"/>
                <w:szCs w:val="28"/>
              </w:rPr>
              <w:t>MC đứng sau cánh gà sân khấu.</w:t>
            </w:r>
          </w:p>
        </w:tc>
        <w:tc>
          <w:tcPr>
            <w:tcW w:w="1685" w:type="dxa"/>
          </w:tcPr>
          <w:p w14:paraId="11C417B7" w14:textId="77777777" w:rsidR="00E3051D" w:rsidRPr="002E24F0" w:rsidRDefault="00E3051D" w:rsidP="00E3051D">
            <w:pPr>
              <w:rPr>
                <w:sz w:val="28"/>
                <w:szCs w:val="28"/>
              </w:rPr>
            </w:pPr>
            <w:r w:rsidRPr="002E24F0">
              <w:rPr>
                <w:sz w:val="28"/>
                <w:szCs w:val="28"/>
              </w:rPr>
              <w:t>18h30</w:t>
            </w:r>
          </w:p>
        </w:tc>
        <w:tc>
          <w:tcPr>
            <w:tcW w:w="1579" w:type="dxa"/>
            <w:shd w:val="clear" w:color="auto" w:fill="FFFF00"/>
          </w:tcPr>
          <w:p w14:paraId="2ACE8C31" w14:textId="77777777" w:rsidR="00E3051D" w:rsidRPr="002E24F0" w:rsidRDefault="00E3051D" w:rsidP="00E3051D">
            <w:pPr>
              <w:rPr>
                <w:sz w:val="28"/>
                <w:szCs w:val="28"/>
              </w:rPr>
            </w:pPr>
          </w:p>
        </w:tc>
        <w:tc>
          <w:tcPr>
            <w:tcW w:w="1343" w:type="dxa"/>
          </w:tcPr>
          <w:p w14:paraId="50E4FCEE" w14:textId="77777777" w:rsidR="00E3051D" w:rsidRPr="002E24F0" w:rsidRDefault="00E3051D" w:rsidP="00E3051D">
            <w:pPr>
              <w:rPr>
                <w:sz w:val="28"/>
                <w:szCs w:val="28"/>
              </w:rPr>
            </w:pPr>
            <w:r w:rsidRPr="002E24F0">
              <w:rPr>
                <w:sz w:val="28"/>
                <w:szCs w:val="28"/>
              </w:rPr>
              <w:t>Âm thanh, ánh sáng kỹ thuật sân khấu chuẩn bị</w:t>
            </w:r>
          </w:p>
        </w:tc>
      </w:tr>
      <w:tr w:rsidR="00E3051D" w:rsidRPr="002E24F0" w14:paraId="53BABDC3" w14:textId="77777777" w:rsidTr="00E3051D">
        <w:tc>
          <w:tcPr>
            <w:tcW w:w="608" w:type="dxa"/>
          </w:tcPr>
          <w:p w14:paraId="46C41906" w14:textId="77777777" w:rsidR="00E3051D" w:rsidRPr="002E24F0" w:rsidRDefault="00E3051D" w:rsidP="00E3051D">
            <w:pPr>
              <w:rPr>
                <w:sz w:val="28"/>
                <w:szCs w:val="28"/>
              </w:rPr>
            </w:pPr>
            <w:r w:rsidRPr="002E24F0">
              <w:rPr>
                <w:sz w:val="28"/>
                <w:szCs w:val="28"/>
              </w:rPr>
              <w:t>3</w:t>
            </w:r>
          </w:p>
        </w:tc>
        <w:tc>
          <w:tcPr>
            <w:tcW w:w="1705" w:type="dxa"/>
          </w:tcPr>
          <w:p w14:paraId="6C00C2BC" w14:textId="77777777" w:rsidR="00E3051D" w:rsidRPr="002E24F0" w:rsidRDefault="00E3051D" w:rsidP="00E3051D">
            <w:pPr>
              <w:rPr>
                <w:sz w:val="28"/>
                <w:szCs w:val="28"/>
              </w:rPr>
            </w:pPr>
            <w:r w:rsidRPr="002E24F0">
              <w:rPr>
                <w:sz w:val="28"/>
                <w:szCs w:val="28"/>
              </w:rPr>
              <w:t>Văn nghệ chào mừng.</w:t>
            </w:r>
          </w:p>
          <w:p w14:paraId="743B920A" w14:textId="77777777" w:rsidR="00E3051D" w:rsidRPr="002E24F0" w:rsidRDefault="00E3051D" w:rsidP="00E3051D">
            <w:pPr>
              <w:rPr>
                <w:sz w:val="28"/>
                <w:szCs w:val="28"/>
              </w:rPr>
            </w:pPr>
          </w:p>
        </w:tc>
        <w:tc>
          <w:tcPr>
            <w:tcW w:w="2578" w:type="dxa"/>
          </w:tcPr>
          <w:p w14:paraId="2C5E91A1" w14:textId="77777777" w:rsidR="00E3051D" w:rsidRPr="002E24F0" w:rsidRDefault="00E3051D" w:rsidP="00E3051D">
            <w:pPr>
              <w:rPr>
                <w:sz w:val="28"/>
                <w:szCs w:val="28"/>
              </w:rPr>
            </w:pPr>
            <w:r w:rsidRPr="002E24F0">
              <w:rPr>
                <w:sz w:val="28"/>
                <w:szCs w:val="28"/>
              </w:rPr>
              <w:t>1. Song ca: Tết đong đầy – Trình bày Thành Trí – Thu Phương</w:t>
            </w:r>
          </w:p>
          <w:p w14:paraId="43059B0A" w14:textId="77777777" w:rsidR="00E3051D" w:rsidRPr="002E24F0" w:rsidRDefault="00E3051D" w:rsidP="00E3051D">
            <w:pPr>
              <w:rPr>
                <w:sz w:val="28"/>
                <w:szCs w:val="28"/>
              </w:rPr>
            </w:pPr>
            <w:r w:rsidRPr="002E24F0">
              <w:rPr>
                <w:sz w:val="28"/>
                <w:szCs w:val="28"/>
              </w:rPr>
              <w:t xml:space="preserve">2. Hát và nhảy: </w:t>
            </w:r>
            <w:r w:rsidRPr="002E24F0">
              <w:rPr>
                <w:sz w:val="28"/>
                <w:szCs w:val="28"/>
              </w:rPr>
              <w:lastRenderedPageBreak/>
              <w:t>Những ngày xuân rực rỡ - Nhóm The Queen</w:t>
            </w:r>
          </w:p>
        </w:tc>
        <w:tc>
          <w:tcPr>
            <w:tcW w:w="1685" w:type="dxa"/>
          </w:tcPr>
          <w:p w14:paraId="4919A866" w14:textId="77777777" w:rsidR="00E3051D" w:rsidRPr="002E24F0" w:rsidRDefault="00E3051D" w:rsidP="00E3051D">
            <w:pPr>
              <w:rPr>
                <w:sz w:val="28"/>
                <w:szCs w:val="28"/>
              </w:rPr>
            </w:pPr>
            <w:r w:rsidRPr="002E24F0">
              <w:rPr>
                <w:sz w:val="28"/>
                <w:szCs w:val="28"/>
              </w:rPr>
              <w:lastRenderedPageBreak/>
              <w:t>18h30 – 18h40</w:t>
            </w:r>
          </w:p>
        </w:tc>
        <w:tc>
          <w:tcPr>
            <w:tcW w:w="1579" w:type="dxa"/>
            <w:shd w:val="clear" w:color="auto" w:fill="FFFF00"/>
          </w:tcPr>
          <w:p w14:paraId="785E1BC1" w14:textId="77777777" w:rsidR="00E3051D" w:rsidRPr="002E24F0" w:rsidRDefault="00E3051D" w:rsidP="00E3051D">
            <w:pPr>
              <w:rPr>
                <w:sz w:val="28"/>
                <w:szCs w:val="28"/>
              </w:rPr>
            </w:pPr>
          </w:p>
        </w:tc>
        <w:tc>
          <w:tcPr>
            <w:tcW w:w="1343" w:type="dxa"/>
          </w:tcPr>
          <w:p w14:paraId="4D5BBEFD"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5A6E0686" w14:textId="77777777" w:rsidTr="00E3051D">
        <w:tc>
          <w:tcPr>
            <w:tcW w:w="608" w:type="dxa"/>
          </w:tcPr>
          <w:p w14:paraId="3E0EB11D" w14:textId="77777777" w:rsidR="00E3051D" w:rsidRPr="002E24F0" w:rsidRDefault="00E3051D" w:rsidP="00E3051D">
            <w:pPr>
              <w:rPr>
                <w:sz w:val="28"/>
                <w:szCs w:val="28"/>
              </w:rPr>
            </w:pPr>
            <w:r w:rsidRPr="002E24F0">
              <w:rPr>
                <w:sz w:val="28"/>
                <w:szCs w:val="28"/>
              </w:rPr>
              <w:lastRenderedPageBreak/>
              <w:t>4</w:t>
            </w:r>
          </w:p>
        </w:tc>
        <w:tc>
          <w:tcPr>
            <w:tcW w:w="1705" w:type="dxa"/>
          </w:tcPr>
          <w:p w14:paraId="54AD861E" w14:textId="77777777" w:rsidR="00E3051D" w:rsidRPr="002E24F0" w:rsidRDefault="00E3051D" w:rsidP="00E3051D">
            <w:pPr>
              <w:rPr>
                <w:sz w:val="28"/>
                <w:szCs w:val="28"/>
              </w:rPr>
            </w:pPr>
            <w:r w:rsidRPr="002E24F0">
              <w:rPr>
                <w:sz w:val="28"/>
                <w:szCs w:val="28"/>
              </w:rPr>
              <w:t>Tuyên bố lí do, giới thiệu đại biểu</w:t>
            </w:r>
          </w:p>
        </w:tc>
        <w:tc>
          <w:tcPr>
            <w:tcW w:w="2578" w:type="dxa"/>
          </w:tcPr>
          <w:p w14:paraId="1FFF0BE9" w14:textId="77777777" w:rsidR="00E3051D" w:rsidRPr="002E24F0" w:rsidRDefault="00E3051D" w:rsidP="00E3051D">
            <w:pPr>
              <w:rPr>
                <w:sz w:val="28"/>
                <w:szCs w:val="28"/>
              </w:rPr>
            </w:pPr>
            <w:r w:rsidRPr="002E24F0">
              <w:rPr>
                <w:sz w:val="28"/>
                <w:szCs w:val="28"/>
              </w:rPr>
              <w:t>Mc chào đầu tuyên bố lý do, giới thiệu đai biểu.</w:t>
            </w:r>
          </w:p>
          <w:p w14:paraId="1678A969" w14:textId="77777777" w:rsidR="00E3051D" w:rsidRPr="002E24F0" w:rsidRDefault="00E3051D" w:rsidP="00E3051D">
            <w:pPr>
              <w:rPr>
                <w:sz w:val="28"/>
                <w:szCs w:val="28"/>
              </w:rPr>
            </w:pPr>
          </w:p>
        </w:tc>
        <w:tc>
          <w:tcPr>
            <w:tcW w:w="1685" w:type="dxa"/>
          </w:tcPr>
          <w:p w14:paraId="2E07EABA" w14:textId="77777777" w:rsidR="00E3051D" w:rsidRPr="002E24F0" w:rsidRDefault="00E3051D" w:rsidP="00E3051D">
            <w:pPr>
              <w:rPr>
                <w:sz w:val="28"/>
                <w:szCs w:val="28"/>
              </w:rPr>
            </w:pPr>
            <w:r w:rsidRPr="002E24F0">
              <w:rPr>
                <w:sz w:val="28"/>
                <w:szCs w:val="28"/>
              </w:rPr>
              <w:t>18h40 – 18h50</w:t>
            </w:r>
          </w:p>
        </w:tc>
        <w:tc>
          <w:tcPr>
            <w:tcW w:w="1579" w:type="dxa"/>
            <w:shd w:val="clear" w:color="auto" w:fill="FFFF00"/>
          </w:tcPr>
          <w:p w14:paraId="00C4A349" w14:textId="77777777" w:rsidR="00E3051D" w:rsidRPr="002E24F0" w:rsidRDefault="00E3051D" w:rsidP="00E3051D">
            <w:pPr>
              <w:rPr>
                <w:sz w:val="28"/>
                <w:szCs w:val="28"/>
              </w:rPr>
            </w:pPr>
          </w:p>
        </w:tc>
        <w:tc>
          <w:tcPr>
            <w:tcW w:w="1343" w:type="dxa"/>
          </w:tcPr>
          <w:p w14:paraId="12B8E676" w14:textId="77777777" w:rsidR="00E3051D" w:rsidRPr="002E24F0" w:rsidRDefault="00E3051D" w:rsidP="00E3051D">
            <w:pPr>
              <w:rPr>
                <w:sz w:val="28"/>
                <w:szCs w:val="28"/>
              </w:rPr>
            </w:pPr>
          </w:p>
        </w:tc>
      </w:tr>
      <w:tr w:rsidR="00E3051D" w:rsidRPr="002E24F0" w14:paraId="7656AF8B" w14:textId="77777777" w:rsidTr="00E3051D">
        <w:tc>
          <w:tcPr>
            <w:tcW w:w="608" w:type="dxa"/>
          </w:tcPr>
          <w:p w14:paraId="49FD16DD" w14:textId="77777777" w:rsidR="00E3051D" w:rsidRPr="002E24F0" w:rsidRDefault="00E3051D" w:rsidP="00E3051D">
            <w:pPr>
              <w:rPr>
                <w:sz w:val="28"/>
                <w:szCs w:val="28"/>
              </w:rPr>
            </w:pPr>
            <w:r w:rsidRPr="002E24F0">
              <w:rPr>
                <w:sz w:val="28"/>
                <w:szCs w:val="28"/>
              </w:rPr>
              <w:t>5</w:t>
            </w:r>
          </w:p>
        </w:tc>
        <w:tc>
          <w:tcPr>
            <w:tcW w:w="1705" w:type="dxa"/>
          </w:tcPr>
          <w:p w14:paraId="0D62E5B8" w14:textId="77777777" w:rsidR="00E3051D" w:rsidRPr="002E24F0" w:rsidRDefault="00E3051D" w:rsidP="00E3051D">
            <w:pPr>
              <w:rPr>
                <w:sz w:val="28"/>
                <w:szCs w:val="28"/>
              </w:rPr>
            </w:pPr>
            <w:r w:rsidRPr="002E24F0">
              <w:rPr>
                <w:sz w:val="28"/>
                <w:szCs w:val="28"/>
              </w:rPr>
              <w:t>Mời Đại diện đại biểu khai tiệc</w:t>
            </w:r>
          </w:p>
        </w:tc>
        <w:tc>
          <w:tcPr>
            <w:tcW w:w="2578" w:type="dxa"/>
          </w:tcPr>
          <w:p w14:paraId="2613779F" w14:textId="77777777" w:rsidR="00E3051D" w:rsidRPr="002E24F0" w:rsidRDefault="00E3051D" w:rsidP="00E3051D">
            <w:pPr>
              <w:rPr>
                <w:sz w:val="28"/>
                <w:szCs w:val="28"/>
              </w:rPr>
            </w:pPr>
            <w:r w:rsidRPr="002E24F0">
              <w:rPr>
                <w:sz w:val="28"/>
                <w:szCs w:val="28"/>
              </w:rPr>
              <w:t>1. Mời đại biểu lên rót bia nâng ly</w:t>
            </w:r>
          </w:p>
          <w:p w14:paraId="53E0D5F1" w14:textId="77777777" w:rsidR="00E3051D" w:rsidRPr="002E24F0" w:rsidRDefault="00E3051D" w:rsidP="00E3051D">
            <w:pPr>
              <w:rPr>
                <w:sz w:val="28"/>
                <w:szCs w:val="28"/>
              </w:rPr>
            </w:pPr>
            <w:r w:rsidRPr="002E24F0">
              <w:rPr>
                <w:sz w:val="28"/>
                <w:szCs w:val="28"/>
              </w:rPr>
              <w:t>2. Mời đại diện nhóm lên  phát biểu</w:t>
            </w:r>
          </w:p>
        </w:tc>
        <w:tc>
          <w:tcPr>
            <w:tcW w:w="1685" w:type="dxa"/>
          </w:tcPr>
          <w:p w14:paraId="737C6DD1" w14:textId="77777777" w:rsidR="00E3051D" w:rsidRPr="002E24F0" w:rsidRDefault="00E3051D" w:rsidP="00E3051D">
            <w:pPr>
              <w:rPr>
                <w:sz w:val="28"/>
                <w:szCs w:val="28"/>
              </w:rPr>
            </w:pPr>
          </w:p>
        </w:tc>
        <w:tc>
          <w:tcPr>
            <w:tcW w:w="1579" w:type="dxa"/>
            <w:shd w:val="clear" w:color="auto" w:fill="FFFF00"/>
          </w:tcPr>
          <w:p w14:paraId="078DE104" w14:textId="77777777" w:rsidR="00E3051D" w:rsidRPr="002E24F0" w:rsidRDefault="00E3051D" w:rsidP="00E3051D">
            <w:pPr>
              <w:rPr>
                <w:sz w:val="28"/>
                <w:szCs w:val="28"/>
              </w:rPr>
            </w:pPr>
          </w:p>
        </w:tc>
        <w:tc>
          <w:tcPr>
            <w:tcW w:w="1343" w:type="dxa"/>
          </w:tcPr>
          <w:p w14:paraId="68FE141E" w14:textId="77777777" w:rsidR="00E3051D" w:rsidRPr="002E24F0" w:rsidRDefault="00E3051D" w:rsidP="00E3051D">
            <w:pPr>
              <w:rPr>
                <w:sz w:val="28"/>
                <w:szCs w:val="28"/>
              </w:rPr>
            </w:pPr>
          </w:p>
        </w:tc>
      </w:tr>
      <w:tr w:rsidR="00E3051D" w:rsidRPr="002E24F0" w14:paraId="7CABD8D7" w14:textId="77777777" w:rsidTr="00E3051D">
        <w:tc>
          <w:tcPr>
            <w:tcW w:w="608" w:type="dxa"/>
          </w:tcPr>
          <w:p w14:paraId="76994FDE" w14:textId="77777777" w:rsidR="00E3051D" w:rsidRPr="002E24F0" w:rsidRDefault="00E3051D" w:rsidP="00E3051D">
            <w:pPr>
              <w:rPr>
                <w:sz w:val="28"/>
                <w:szCs w:val="28"/>
              </w:rPr>
            </w:pPr>
            <w:r w:rsidRPr="002E24F0">
              <w:rPr>
                <w:sz w:val="28"/>
                <w:szCs w:val="28"/>
              </w:rPr>
              <w:t>6</w:t>
            </w:r>
          </w:p>
          <w:p w14:paraId="7299F8E6" w14:textId="77777777" w:rsidR="00E3051D" w:rsidRPr="002E24F0" w:rsidRDefault="00E3051D" w:rsidP="00E3051D">
            <w:pPr>
              <w:rPr>
                <w:sz w:val="28"/>
                <w:szCs w:val="28"/>
              </w:rPr>
            </w:pPr>
          </w:p>
        </w:tc>
        <w:tc>
          <w:tcPr>
            <w:tcW w:w="1705" w:type="dxa"/>
          </w:tcPr>
          <w:p w14:paraId="17EE7622" w14:textId="77777777" w:rsidR="00E3051D" w:rsidRPr="002E24F0" w:rsidRDefault="00E3051D" w:rsidP="00E3051D">
            <w:pPr>
              <w:rPr>
                <w:sz w:val="28"/>
                <w:szCs w:val="28"/>
              </w:rPr>
            </w:pPr>
            <w:r w:rsidRPr="002E24F0">
              <w:rPr>
                <w:sz w:val="28"/>
                <w:szCs w:val="28"/>
              </w:rPr>
              <w:t xml:space="preserve">Văn nghệ </w:t>
            </w:r>
          </w:p>
        </w:tc>
        <w:tc>
          <w:tcPr>
            <w:tcW w:w="2578" w:type="dxa"/>
          </w:tcPr>
          <w:p w14:paraId="3236C374" w14:textId="77777777" w:rsidR="00E3051D" w:rsidRPr="002E24F0" w:rsidRDefault="00E3051D" w:rsidP="00E3051D">
            <w:pPr>
              <w:rPr>
                <w:sz w:val="28"/>
                <w:szCs w:val="28"/>
              </w:rPr>
            </w:pPr>
            <w:r w:rsidRPr="002E24F0">
              <w:rPr>
                <w:sz w:val="28"/>
                <w:szCs w:val="28"/>
              </w:rPr>
              <w:t>Thì thầm mùa xuân – Trình bày : Dương Hương</w:t>
            </w:r>
          </w:p>
        </w:tc>
        <w:tc>
          <w:tcPr>
            <w:tcW w:w="1685" w:type="dxa"/>
          </w:tcPr>
          <w:p w14:paraId="79F50F74" w14:textId="77777777" w:rsidR="00E3051D" w:rsidRPr="002E24F0" w:rsidRDefault="00E3051D" w:rsidP="00E3051D">
            <w:pPr>
              <w:rPr>
                <w:sz w:val="28"/>
                <w:szCs w:val="28"/>
              </w:rPr>
            </w:pPr>
            <w:r w:rsidRPr="002E24F0">
              <w:rPr>
                <w:sz w:val="28"/>
                <w:szCs w:val="28"/>
              </w:rPr>
              <w:t>18h50 – 18h55</w:t>
            </w:r>
          </w:p>
        </w:tc>
        <w:tc>
          <w:tcPr>
            <w:tcW w:w="1579" w:type="dxa"/>
            <w:shd w:val="clear" w:color="auto" w:fill="FFFF00"/>
          </w:tcPr>
          <w:p w14:paraId="495EDEEF" w14:textId="77777777" w:rsidR="00E3051D" w:rsidRPr="002E24F0" w:rsidRDefault="00E3051D" w:rsidP="00E3051D">
            <w:pPr>
              <w:rPr>
                <w:sz w:val="28"/>
                <w:szCs w:val="28"/>
              </w:rPr>
            </w:pPr>
          </w:p>
        </w:tc>
        <w:tc>
          <w:tcPr>
            <w:tcW w:w="1343" w:type="dxa"/>
          </w:tcPr>
          <w:p w14:paraId="579B5229"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66FC9E7F" w14:textId="77777777" w:rsidTr="00E3051D">
        <w:tc>
          <w:tcPr>
            <w:tcW w:w="608" w:type="dxa"/>
          </w:tcPr>
          <w:p w14:paraId="67AAAA29" w14:textId="77777777" w:rsidR="00E3051D" w:rsidRPr="002E24F0" w:rsidRDefault="00E3051D" w:rsidP="00E3051D">
            <w:pPr>
              <w:rPr>
                <w:sz w:val="28"/>
                <w:szCs w:val="28"/>
              </w:rPr>
            </w:pPr>
            <w:r w:rsidRPr="002E24F0">
              <w:rPr>
                <w:sz w:val="28"/>
                <w:szCs w:val="28"/>
              </w:rPr>
              <w:t>7</w:t>
            </w:r>
          </w:p>
        </w:tc>
        <w:tc>
          <w:tcPr>
            <w:tcW w:w="1705" w:type="dxa"/>
          </w:tcPr>
          <w:p w14:paraId="194EE30E" w14:textId="77777777" w:rsidR="00E3051D" w:rsidRPr="002E24F0" w:rsidRDefault="00E3051D" w:rsidP="00E3051D">
            <w:pPr>
              <w:rPr>
                <w:sz w:val="28"/>
                <w:szCs w:val="28"/>
              </w:rPr>
            </w:pPr>
            <w:r w:rsidRPr="002E24F0">
              <w:rPr>
                <w:sz w:val="28"/>
                <w:szCs w:val="28"/>
              </w:rPr>
              <w:t>Trò chơi 1</w:t>
            </w:r>
          </w:p>
        </w:tc>
        <w:tc>
          <w:tcPr>
            <w:tcW w:w="2578" w:type="dxa"/>
          </w:tcPr>
          <w:p w14:paraId="026942BE" w14:textId="77777777" w:rsidR="00E3051D" w:rsidRPr="002E24F0" w:rsidRDefault="00E3051D" w:rsidP="00E3051D">
            <w:pPr>
              <w:rPr>
                <w:sz w:val="28"/>
                <w:szCs w:val="28"/>
              </w:rPr>
            </w:pPr>
            <w:r w:rsidRPr="002E24F0">
              <w:rPr>
                <w:sz w:val="28"/>
                <w:szCs w:val="28"/>
              </w:rPr>
              <w:t>Có kịch bản riêng</w:t>
            </w:r>
          </w:p>
        </w:tc>
        <w:tc>
          <w:tcPr>
            <w:tcW w:w="1685" w:type="dxa"/>
          </w:tcPr>
          <w:p w14:paraId="1B321E69" w14:textId="77777777" w:rsidR="00E3051D" w:rsidRPr="002E24F0" w:rsidRDefault="00E3051D" w:rsidP="00E3051D">
            <w:pPr>
              <w:rPr>
                <w:sz w:val="28"/>
                <w:szCs w:val="28"/>
              </w:rPr>
            </w:pPr>
            <w:r w:rsidRPr="002E24F0">
              <w:rPr>
                <w:sz w:val="28"/>
                <w:szCs w:val="28"/>
              </w:rPr>
              <w:t>18h55 – 19h05</w:t>
            </w:r>
          </w:p>
        </w:tc>
        <w:tc>
          <w:tcPr>
            <w:tcW w:w="1579" w:type="dxa"/>
            <w:shd w:val="clear" w:color="auto" w:fill="FFFF00"/>
          </w:tcPr>
          <w:p w14:paraId="6CC55C24" w14:textId="77777777" w:rsidR="00E3051D" w:rsidRPr="002E24F0" w:rsidRDefault="00E3051D" w:rsidP="00E3051D">
            <w:pPr>
              <w:rPr>
                <w:sz w:val="28"/>
                <w:szCs w:val="28"/>
              </w:rPr>
            </w:pPr>
          </w:p>
        </w:tc>
        <w:tc>
          <w:tcPr>
            <w:tcW w:w="1343" w:type="dxa"/>
          </w:tcPr>
          <w:p w14:paraId="6A6CB22F" w14:textId="77777777" w:rsidR="00E3051D" w:rsidRPr="002E24F0" w:rsidRDefault="00E3051D" w:rsidP="00E3051D">
            <w:pPr>
              <w:rPr>
                <w:sz w:val="28"/>
                <w:szCs w:val="28"/>
              </w:rPr>
            </w:pPr>
          </w:p>
        </w:tc>
      </w:tr>
      <w:tr w:rsidR="00E3051D" w:rsidRPr="002E24F0" w14:paraId="78D79F51" w14:textId="77777777" w:rsidTr="00E3051D">
        <w:tc>
          <w:tcPr>
            <w:tcW w:w="608" w:type="dxa"/>
          </w:tcPr>
          <w:p w14:paraId="04595DC9" w14:textId="77777777" w:rsidR="00E3051D" w:rsidRPr="002E24F0" w:rsidRDefault="00E3051D" w:rsidP="00E3051D">
            <w:pPr>
              <w:rPr>
                <w:sz w:val="28"/>
                <w:szCs w:val="28"/>
              </w:rPr>
            </w:pPr>
            <w:r w:rsidRPr="002E24F0">
              <w:rPr>
                <w:sz w:val="28"/>
                <w:szCs w:val="28"/>
              </w:rPr>
              <w:t>8</w:t>
            </w:r>
          </w:p>
        </w:tc>
        <w:tc>
          <w:tcPr>
            <w:tcW w:w="1705" w:type="dxa"/>
          </w:tcPr>
          <w:p w14:paraId="736F8DDB" w14:textId="77777777" w:rsidR="00E3051D" w:rsidRPr="002E24F0" w:rsidRDefault="00E3051D" w:rsidP="00E3051D">
            <w:pPr>
              <w:rPr>
                <w:sz w:val="28"/>
                <w:szCs w:val="28"/>
              </w:rPr>
            </w:pPr>
            <w:r w:rsidRPr="002E24F0">
              <w:rPr>
                <w:sz w:val="28"/>
                <w:szCs w:val="28"/>
              </w:rPr>
              <w:t xml:space="preserve">Văn nghệ </w:t>
            </w:r>
          </w:p>
        </w:tc>
        <w:tc>
          <w:tcPr>
            <w:tcW w:w="2578" w:type="dxa"/>
          </w:tcPr>
          <w:p w14:paraId="19A20059" w14:textId="77777777" w:rsidR="00E3051D" w:rsidRPr="002E24F0" w:rsidRDefault="00E3051D" w:rsidP="00E3051D">
            <w:pPr>
              <w:rPr>
                <w:sz w:val="28"/>
                <w:szCs w:val="28"/>
              </w:rPr>
            </w:pPr>
            <w:r w:rsidRPr="002E24F0">
              <w:rPr>
                <w:sz w:val="28"/>
                <w:szCs w:val="28"/>
              </w:rPr>
              <w:t xml:space="preserve">1. Tân Thời -  Trình bày: Hoàng Lân </w:t>
            </w:r>
          </w:p>
          <w:p w14:paraId="76F41E7C" w14:textId="77777777" w:rsidR="00E3051D" w:rsidRPr="002E24F0" w:rsidRDefault="00E3051D" w:rsidP="00E3051D">
            <w:pPr>
              <w:rPr>
                <w:sz w:val="28"/>
                <w:szCs w:val="28"/>
              </w:rPr>
            </w:pPr>
            <w:r w:rsidRPr="002E24F0">
              <w:rPr>
                <w:sz w:val="28"/>
                <w:szCs w:val="28"/>
              </w:rPr>
              <w:t>2. Đi về nhà – Trình bày: Công Minh – Thành Trí</w:t>
            </w:r>
          </w:p>
        </w:tc>
        <w:tc>
          <w:tcPr>
            <w:tcW w:w="1685" w:type="dxa"/>
          </w:tcPr>
          <w:p w14:paraId="0E42782E" w14:textId="77777777" w:rsidR="00E3051D" w:rsidRPr="002E24F0" w:rsidRDefault="00E3051D" w:rsidP="00E3051D">
            <w:pPr>
              <w:rPr>
                <w:sz w:val="28"/>
                <w:szCs w:val="28"/>
              </w:rPr>
            </w:pPr>
            <w:r w:rsidRPr="002E24F0">
              <w:rPr>
                <w:sz w:val="28"/>
                <w:szCs w:val="28"/>
              </w:rPr>
              <w:t>19h05 – 19h15</w:t>
            </w:r>
          </w:p>
        </w:tc>
        <w:tc>
          <w:tcPr>
            <w:tcW w:w="1579" w:type="dxa"/>
            <w:shd w:val="clear" w:color="auto" w:fill="FFFF00"/>
          </w:tcPr>
          <w:p w14:paraId="27093D60" w14:textId="77777777" w:rsidR="00E3051D" w:rsidRPr="002E24F0" w:rsidRDefault="00E3051D" w:rsidP="00E3051D">
            <w:pPr>
              <w:rPr>
                <w:sz w:val="28"/>
                <w:szCs w:val="28"/>
              </w:rPr>
            </w:pPr>
          </w:p>
        </w:tc>
        <w:tc>
          <w:tcPr>
            <w:tcW w:w="1343" w:type="dxa"/>
          </w:tcPr>
          <w:p w14:paraId="28845C5A"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33E81E09" w14:textId="77777777" w:rsidTr="00E3051D">
        <w:tc>
          <w:tcPr>
            <w:tcW w:w="608" w:type="dxa"/>
          </w:tcPr>
          <w:p w14:paraId="0307D03B" w14:textId="77777777" w:rsidR="00E3051D" w:rsidRPr="002E24F0" w:rsidRDefault="00E3051D" w:rsidP="00E3051D">
            <w:pPr>
              <w:rPr>
                <w:sz w:val="28"/>
                <w:szCs w:val="28"/>
              </w:rPr>
            </w:pPr>
            <w:r w:rsidRPr="002E24F0">
              <w:rPr>
                <w:sz w:val="28"/>
                <w:szCs w:val="28"/>
              </w:rPr>
              <w:t>9</w:t>
            </w:r>
          </w:p>
        </w:tc>
        <w:tc>
          <w:tcPr>
            <w:tcW w:w="1705" w:type="dxa"/>
          </w:tcPr>
          <w:p w14:paraId="5DCC06D4" w14:textId="77777777" w:rsidR="00E3051D" w:rsidRPr="002E24F0" w:rsidRDefault="00E3051D" w:rsidP="00E3051D">
            <w:pPr>
              <w:rPr>
                <w:sz w:val="28"/>
                <w:szCs w:val="28"/>
              </w:rPr>
            </w:pPr>
            <w:r w:rsidRPr="002E24F0">
              <w:rPr>
                <w:sz w:val="28"/>
                <w:szCs w:val="28"/>
              </w:rPr>
              <w:t>Trò chơi 2</w:t>
            </w:r>
          </w:p>
        </w:tc>
        <w:tc>
          <w:tcPr>
            <w:tcW w:w="2578" w:type="dxa"/>
          </w:tcPr>
          <w:p w14:paraId="772ED0FA" w14:textId="77777777" w:rsidR="00E3051D" w:rsidRPr="002E24F0" w:rsidRDefault="00E3051D" w:rsidP="00E3051D">
            <w:pPr>
              <w:rPr>
                <w:sz w:val="28"/>
                <w:szCs w:val="28"/>
              </w:rPr>
            </w:pPr>
            <w:r w:rsidRPr="002E24F0">
              <w:rPr>
                <w:sz w:val="28"/>
                <w:szCs w:val="28"/>
              </w:rPr>
              <w:t>Có kịch bản riêng</w:t>
            </w:r>
          </w:p>
        </w:tc>
        <w:tc>
          <w:tcPr>
            <w:tcW w:w="1685" w:type="dxa"/>
          </w:tcPr>
          <w:p w14:paraId="5A13EF1F" w14:textId="77777777" w:rsidR="00E3051D" w:rsidRPr="002E24F0" w:rsidRDefault="00E3051D" w:rsidP="00E3051D">
            <w:pPr>
              <w:rPr>
                <w:sz w:val="28"/>
                <w:szCs w:val="28"/>
              </w:rPr>
            </w:pPr>
            <w:r w:rsidRPr="002E24F0">
              <w:rPr>
                <w:sz w:val="28"/>
                <w:szCs w:val="28"/>
              </w:rPr>
              <w:t>19h15 – 19h25</w:t>
            </w:r>
          </w:p>
        </w:tc>
        <w:tc>
          <w:tcPr>
            <w:tcW w:w="1579" w:type="dxa"/>
            <w:shd w:val="clear" w:color="auto" w:fill="FFFF00"/>
          </w:tcPr>
          <w:p w14:paraId="49C94C1B" w14:textId="77777777" w:rsidR="00E3051D" w:rsidRPr="002E24F0" w:rsidRDefault="00E3051D" w:rsidP="00E3051D">
            <w:pPr>
              <w:rPr>
                <w:sz w:val="28"/>
                <w:szCs w:val="28"/>
              </w:rPr>
            </w:pPr>
          </w:p>
        </w:tc>
        <w:tc>
          <w:tcPr>
            <w:tcW w:w="1343" w:type="dxa"/>
          </w:tcPr>
          <w:p w14:paraId="4A798B77" w14:textId="77777777" w:rsidR="00E3051D" w:rsidRPr="002E24F0" w:rsidRDefault="00E3051D" w:rsidP="00E3051D">
            <w:pPr>
              <w:rPr>
                <w:sz w:val="28"/>
                <w:szCs w:val="28"/>
              </w:rPr>
            </w:pPr>
          </w:p>
        </w:tc>
      </w:tr>
      <w:tr w:rsidR="00E3051D" w:rsidRPr="002E24F0" w14:paraId="74B9CCB4" w14:textId="77777777" w:rsidTr="00E3051D">
        <w:tc>
          <w:tcPr>
            <w:tcW w:w="608" w:type="dxa"/>
          </w:tcPr>
          <w:p w14:paraId="6AD515E2" w14:textId="77777777" w:rsidR="00E3051D" w:rsidRPr="002E24F0" w:rsidRDefault="00E3051D" w:rsidP="00E3051D">
            <w:pPr>
              <w:rPr>
                <w:sz w:val="28"/>
                <w:szCs w:val="28"/>
              </w:rPr>
            </w:pPr>
            <w:r w:rsidRPr="002E24F0">
              <w:rPr>
                <w:sz w:val="28"/>
                <w:szCs w:val="28"/>
              </w:rPr>
              <w:t>10</w:t>
            </w:r>
          </w:p>
        </w:tc>
        <w:tc>
          <w:tcPr>
            <w:tcW w:w="1705" w:type="dxa"/>
          </w:tcPr>
          <w:p w14:paraId="0BB57E69" w14:textId="77777777" w:rsidR="00E3051D" w:rsidRPr="002E24F0" w:rsidRDefault="00E3051D" w:rsidP="00E3051D">
            <w:pPr>
              <w:rPr>
                <w:sz w:val="28"/>
                <w:szCs w:val="28"/>
              </w:rPr>
            </w:pPr>
            <w:r w:rsidRPr="002E24F0">
              <w:rPr>
                <w:sz w:val="28"/>
                <w:szCs w:val="28"/>
              </w:rPr>
              <w:t xml:space="preserve">Văn nghệ </w:t>
            </w:r>
          </w:p>
        </w:tc>
        <w:tc>
          <w:tcPr>
            <w:tcW w:w="2578" w:type="dxa"/>
          </w:tcPr>
          <w:p w14:paraId="4CBF26A2" w14:textId="77777777" w:rsidR="00E3051D" w:rsidRPr="002E24F0" w:rsidRDefault="00E3051D" w:rsidP="00E3051D">
            <w:pPr>
              <w:rPr>
                <w:sz w:val="28"/>
                <w:szCs w:val="28"/>
              </w:rPr>
            </w:pPr>
            <w:r w:rsidRPr="002E24F0">
              <w:rPr>
                <w:sz w:val="28"/>
                <w:szCs w:val="28"/>
              </w:rPr>
              <w:t>1. Như hoa mùa xuân – Trình bày: Thu Phương 2. Hoa hải đường – Trình bày: Khánh Phong</w:t>
            </w:r>
          </w:p>
        </w:tc>
        <w:tc>
          <w:tcPr>
            <w:tcW w:w="1685" w:type="dxa"/>
          </w:tcPr>
          <w:p w14:paraId="5C3A004C" w14:textId="77777777" w:rsidR="00E3051D" w:rsidRPr="002E24F0" w:rsidRDefault="00E3051D" w:rsidP="00E3051D">
            <w:pPr>
              <w:rPr>
                <w:sz w:val="28"/>
                <w:szCs w:val="28"/>
              </w:rPr>
            </w:pPr>
            <w:r w:rsidRPr="002E24F0">
              <w:rPr>
                <w:sz w:val="28"/>
                <w:szCs w:val="28"/>
              </w:rPr>
              <w:t>19h25 – 19h35</w:t>
            </w:r>
          </w:p>
        </w:tc>
        <w:tc>
          <w:tcPr>
            <w:tcW w:w="1579" w:type="dxa"/>
            <w:shd w:val="clear" w:color="auto" w:fill="FFFF00"/>
          </w:tcPr>
          <w:p w14:paraId="382A4F95" w14:textId="77777777" w:rsidR="00E3051D" w:rsidRPr="002E24F0" w:rsidRDefault="00E3051D" w:rsidP="00E3051D">
            <w:pPr>
              <w:rPr>
                <w:sz w:val="28"/>
                <w:szCs w:val="28"/>
              </w:rPr>
            </w:pPr>
          </w:p>
        </w:tc>
        <w:tc>
          <w:tcPr>
            <w:tcW w:w="1343" w:type="dxa"/>
          </w:tcPr>
          <w:p w14:paraId="4A3BD727"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01980F1A" w14:textId="77777777" w:rsidTr="00E3051D">
        <w:tc>
          <w:tcPr>
            <w:tcW w:w="608" w:type="dxa"/>
          </w:tcPr>
          <w:p w14:paraId="16EF17EB" w14:textId="77777777" w:rsidR="00E3051D" w:rsidRPr="002E24F0" w:rsidRDefault="00E3051D" w:rsidP="00E3051D">
            <w:pPr>
              <w:rPr>
                <w:sz w:val="28"/>
                <w:szCs w:val="28"/>
              </w:rPr>
            </w:pPr>
            <w:r w:rsidRPr="002E24F0">
              <w:rPr>
                <w:sz w:val="28"/>
                <w:szCs w:val="28"/>
              </w:rPr>
              <w:t>11</w:t>
            </w:r>
          </w:p>
        </w:tc>
        <w:tc>
          <w:tcPr>
            <w:tcW w:w="1705" w:type="dxa"/>
          </w:tcPr>
          <w:p w14:paraId="6D755607" w14:textId="77777777" w:rsidR="00E3051D" w:rsidRPr="002E24F0" w:rsidRDefault="00E3051D" w:rsidP="00E3051D">
            <w:pPr>
              <w:rPr>
                <w:sz w:val="28"/>
                <w:szCs w:val="28"/>
              </w:rPr>
            </w:pPr>
            <w:r w:rsidRPr="002E24F0">
              <w:rPr>
                <w:sz w:val="28"/>
                <w:szCs w:val="28"/>
              </w:rPr>
              <w:t xml:space="preserve">Mini game </w:t>
            </w:r>
          </w:p>
        </w:tc>
        <w:tc>
          <w:tcPr>
            <w:tcW w:w="2578" w:type="dxa"/>
          </w:tcPr>
          <w:p w14:paraId="49724B92" w14:textId="77777777" w:rsidR="00E3051D" w:rsidRPr="002E24F0" w:rsidRDefault="00E3051D" w:rsidP="00E3051D">
            <w:pPr>
              <w:rPr>
                <w:sz w:val="28"/>
                <w:szCs w:val="28"/>
              </w:rPr>
            </w:pPr>
            <w:r w:rsidRPr="002E24F0">
              <w:rPr>
                <w:sz w:val="28"/>
                <w:szCs w:val="28"/>
              </w:rPr>
              <w:t>Có kịch bản riêng</w:t>
            </w:r>
          </w:p>
        </w:tc>
        <w:tc>
          <w:tcPr>
            <w:tcW w:w="1685" w:type="dxa"/>
          </w:tcPr>
          <w:p w14:paraId="40C9F1C9" w14:textId="77777777" w:rsidR="00E3051D" w:rsidRPr="002E24F0" w:rsidRDefault="00E3051D" w:rsidP="00E3051D">
            <w:pPr>
              <w:rPr>
                <w:sz w:val="28"/>
                <w:szCs w:val="28"/>
              </w:rPr>
            </w:pPr>
            <w:r w:rsidRPr="002E24F0">
              <w:rPr>
                <w:sz w:val="28"/>
                <w:szCs w:val="28"/>
              </w:rPr>
              <w:t>19h35 – 19h45</w:t>
            </w:r>
          </w:p>
        </w:tc>
        <w:tc>
          <w:tcPr>
            <w:tcW w:w="1579" w:type="dxa"/>
            <w:shd w:val="clear" w:color="auto" w:fill="FFFF00"/>
          </w:tcPr>
          <w:p w14:paraId="1E4D8C61" w14:textId="77777777" w:rsidR="00E3051D" w:rsidRPr="002E24F0" w:rsidRDefault="00E3051D" w:rsidP="00E3051D">
            <w:pPr>
              <w:rPr>
                <w:sz w:val="28"/>
                <w:szCs w:val="28"/>
              </w:rPr>
            </w:pPr>
          </w:p>
        </w:tc>
        <w:tc>
          <w:tcPr>
            <w:tcW w:w="1343" w:type="dxa"/>
          </w:tcPr>
          <w:p w14:paraId="200F2F58" w14:textId="77777777" w:rsidR="00E3051D" w:rsidRPr="002E24F0" w:rsidRDefault="00E3051D" w:rsidP="00E3051D">
            <w:pPr>
              <w:rPr>
                <w:sz w:val="28"/>
                <w:szCs w:val="28"/>
              </w:rPr>
            </w:pPr>
            <w:r w:rsidRPr="002E24F0">
              <w:rPr>
                <w:sz w:val="28"/>
                <w:szCs w:val="28"/>
              </w:rPr>
              <w:t>Âm thanh hỗ trợ trò chơi</w:t>
            </w:r>
          </w:p>
        </w:tc>
      </w:tr>
      <w:tr w:rsidR="00E3051D" w:rsidRPr="002E24F0" w14:paraId="36B0424B" w14:textId="77777777" w:rsidTr="00E3051D">
        <w:tc>
          <w:tcPr>
            <w:tcW w:w="608" w:type="dxa"/>
          </w:tcPr>
          <w:p w14:paraId="4187FA8A" w14:textId="77777777" w:rsidR="00E3051D" w:rsidRPr="002E24F0" w:rsidRDefault="00E3051D" w:rsidP="00E3051D">
            <w:pPr>
              <w:rPr>
                <w:sz w:val="28"/>
                <w:szCs w:val="28"/>
              </w:rPr>
            </w:pPr>
            <w:r w:rsidRPr="002E24F0">
              <w:rPr>
                <w:sz w:val="28"/>
                <w:szCs w:val="28"/>
              </w:rPr>
              <w:t>12</w:t>
            </w:r>
          </w:p>
        </w:tc>
        <w:tc>
          <w:tcPr>
            <w:tcW w:w="1705" w:type="dxa"/>
          </w:tcPr>
          <w:p w14:paraId="18A34C6A" w14:textId="77777777" w:rsidR="00E3051D" w:rsidRPr="002E24F0" w:rsidRDefault="00E3051D" w:rsidP="00E3051D">
            <w:pPr>
              <w:rPr>
                <w:sz w:val="28"/>
                <w:szCs w:val="28"/>
              </w:rPr>
            </w:pPr>
            <w:r w:rsidRPr="002E24F0">
              <w:rPr>
                <w:sz w:val="28"/>
                <w:szCs w:val="28"/>
              </w:rPr>
              <w:t xml:space="preserve">Văn nghệ </w:t>
            </w:r>
          </w:p>
        </w:tc>
        <w:tc>
          <w:tcPr>
            <w:tcW w:w="2578" w:type="dxa"/>
          </w:tcPr>
          <w:p w14:paraId="4BB73A00" w14:textId="77777777" w:rsidR="00E3051D" w:rsidRPr="002E24F0" w:rsidRDefault="00E3051D" w:rsidP="00E3051D">
            <w:pPr>
              <w:rPr>
                <w:sz w:val="28"/>
                <w:szCs w:val="28"/>
              </w:rPr>
            </w:pPr>
            <w:r w:rsidRPr="002E24F0">
              <w:rPr>
                <w:sz w:val="28"/>
                <w:szCs w:val="28"/>
              </w:rPr>
              <w:t xml:space="preserve">1. Đom đóm – Trình bày : Thành Trí </w:t>
            </w:r>
          </w:p>
          <w:p w14:paraId="4F38F461" w14:textId="77777777" w:rsidR="00E3051D" w:rsidRPr="002E24F0" w:rsidRDefault="00E3051D" w:rsidP="00E3051D">
            <w:pPr>
              <w:rPr>
                <w:sz w:val="28"/>
                <w:szCs w:val="28"/>
              </w:rPr>
            </w:pPr>
            <w:r w:rsidRPr="002E24F0">
              <w:rPr>
                <w:sz w:val="28"/>
                <w:szCs w:val="28"/>
              </w:rPr>
              <w:t>2. Bên em mùa xuân – Trình bày : Tấn Vĩ</w:t>
            </w:r>
          </w:p>
        </w:tc>
        <w:tc>
          <w:tcPr>
            <w:tcW w:w="1685" w:type="dxa"/>
          </w:tcPr>
          <w:p w14:paraId="57041A08" w14:textId="77777777" w:rsidR="00E3051D" w:rsidRPr="002E24F0" w:rsidRDefault="00E3051D" w:rsidP="00E3051D">
            <w:pPr>
              <w:rPr>
                <w:sz w:val="28"/>
                <w:szCs w:val="28"/>
              </w:rPr>
            </w:pPr>
            <w:r w:rsidRPr="002E24F0">
              <w:rPr>
                <w:sz w:val="28"/>
                <w:szCs w:val="28"/>
              </w:rPr>
              <w:t>19h45 -19h55</w:t>
            </w:r>
          </w:p>
        </w:tc>
        <w:tc>
          <w:tcPr>
            <w:tcW w:w="1579" w:type="dxa"/>
            <w:shd w:val="clear" w:color="auto" w:fill="FFFF00"/>
          </w:tcPr>
          <w:p w14:paraId="53679B38" w14:textId="77777777" w:rsidR="00E3051D" w:rsidRPr="002E24F0" w:rsidRDefault="00E3051D" w:rsidP="00E3051D">
            <w:pPr>
              <w:rPr>
                <w:sz w:val="28"/>
                <w:szCs w:val="28"/>
              </w:rPr>
            </w:pPr>
          </w:p>
        </w:tc>
        <w:tc>
          <w:tcPr>
            <w:tcW w:w="1343" w:type="dxa"/>
          </w:tcPr>
          <w:p w14:paraId="48BA85EA"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5B108ED0" w14:textId="77777777" w:rsidTr="00E3051D">
        <w:tc>
          <w:tcPr>
            <w:tcW w:w="608" w:type="dxa"/>
          </w:tcPr>
          <w:p w14:paraId="22EBFA62" w14:textId="77777777" w:rsidR="00E3051D" w:rsidRPr="002E24F0" w:rsidRDefault="00E3051D" w:rsidP="00E3051D">
            <w:pPr>
              <w:rPr>
                <w:sz w:val="28"/>
                <w:szCs w:val="28"/>
              </w:rPr>
            </w:pPr>
            <w:r w:rsidRPr="002E24F0">
              <w:rPr>
                <w:sz w:val="28"/>
                <w:szCs w:val="28"/>
              </w:rPr>
              <w:t>13</w:t>
            </w:r>
          </w:p>
        </w:tc>
        <w:tc>
          <w:tcPr>
            <w:tcW w:w="1705" w:type="dxa"/>
          </w:tcPr>
          <w:p w14:paraId="51F151D9" w14:textId="77777777" w:rsidR="00E3051D" w:rsidRPr="002E24F0" w:rsidRDefault="00E3051D" w:rsidP="00E3051D">
            <w:pPr>
              <w:rPr>
                <w:sz w:val="28"/>
                <w:szCs w:val="28"/>
              </w:rPr>
            </w:pPr>
            <w:r w:rsidRPr="002E24F0">
              <w:rPr>
                <w:sz w:val="28"/>
                <w:szCs w:val="28"/>
              </w:rPr>
              <w:t>Phần lắng đọng</w:t>
            </w:r>
          </w:p>
        </w:tc>
        <w:tc>
          <w:tcPr>
            <w:tcW w:w="2578" w:type="dxa"/>
          </w:tcPr>
          <w:p w14:paraId="31DDE047" w14:textId="77777777" w:rsidR="00E3051D" w:rsidRPr="002E24F0" w:rsidRDefault="00E3051D" w:rsidP="00E3051D">
            <w:pPr>
              <w:pStyle w:val="ListParagraph"/>
              <w:numPr>
                <w:ilvl w:val="0"/>
                <w:numId w:val="5"/>
              </w:numPr>
              <w:rPr>
                <w:sz w:val="28"/>
                <w:szCs w:val="28"/>
              </w:rPr>
            </w:pPr>
            <w:r w:rsidRPr="002E24F0">
              <w:rPr>
                <w:sz w:val="28"/>
                <w:szCs w:val="28"/>
              </w:rPr>
              <w:t xml:space="preserve">Chiếu video  </w:t>
            </w:r>
          </w:p>
          <w:p w14:paraId="27F1D398" w14:textId="77777777" w:rsidR="00E3051D" w:rsidRPr="002E24F0" w:rsidRDefault="00E3051D" w:rsidP="00E3051D">
            <w:pPr>
              <w:pStyle w:val="ListParagraph"/>
              <w:numPr>
                <w:ilvl w:val="0"/>
                <w:numId w:val="5"/>
              </w:numPr>
              <w:rPr>
                <w:sz w:val="28"/>
                <w:szCs w:val="28"/>
              </w:rPr>
            </w:pPr>
            <w:r w:rsidRPr="002E24F0">
              <w:rPr>
                <w:sz w:val="28"/>
                <w:szCs w:val="28"/>
              </w:rPr>
              <w:t>Hát ca khúc “ Tết xa “</w:t>
            </w:r>
          </w:p>
          <w:p w14:paraId="034F32DB" w14:textId="77777777" w:rsidR="00E3051D" w:rsidRPr="002E24F0" w:rsidRDefault="00E3051D" w:rsidP="00E3051D">
            <w:pPr>
              <w:pStyle w:val="ListParagraph"/>
              <w:numPr>
                <w:ilvl w:val="0"/>
                <w:numId w:val="5"/>
              </w:numPr>
              <w:rPr>
                <w:sz w:val="28"/>
                <w:szCs w:val="28"/>
              </w:rPr>
            </w:pPr>
            <w:r w:rsidRPr="002E24F0">
              <w:rPr>
                <w:sz w:val="28"/>
                <w:szCs w:val="28"/>
              </w:rPr>
              <w:lastRenderedPageBreak/>
              <w:t>Mc chia sẻ những cảm xúc của các bạn không thể về quê ăn tết.</w:t>
            </w:r>
          </w:p>
        </w:tc>
        <w:tc>
          <w:tcPr>
            <w:tcW w:w="1685" w:type="dxa"/>
          </w:tcPr>
          <w:p w14:paraId="105EBDB9" w14:textId="77777777" w:rsidR="00E3051D" w:rsidRPr="002E24F0" w:rsidRDefault="00E3051D" w:rsidP="00E3051D">
            <w:pPr>
              <w:rPr>
                <w:sz w:val="28"/>
                <w:szCs w:val="28"/>
              </w:rPr>
            </w:pPr>
            <w:r w:rsidRPr="002E24F0">
              <w:rPr>
                <w:sz w:val="28"/>
                <w:szCs w:val="28"/>
              </w:rPr>
              <w:lastRenderedPageBreak/>
              <w:t>19h55 – 20h05</w:t>
            </w:r>
          </w:p>
        </w:tc>
        <w:tc>
          <w:tcPr>
            <w:tcW w:w="1579" w:type="dxa"/>
            <w:shd w:val="clear" w:color="auto" w:fill="FFFF00"/>
          </w:tcPr>
          <w:p w14:paraId="1DA12499" w14:textId="77777777" w:rsidR="00E3051D" w:rsidRPr="002E24F0" w:rsidRDefault="00E3051D" w:rsidP="00E3051D">
            <w:pPr>
              <w:rPr>
                <w:sz w:val="28"/>
                <w:szCs w:val="28"/>
              </w:rPr>
            </w:pPr>
          </w:p>
        </w:tc>
        <w:tc>
          <w:tcPr>
            <w:tcW w:w="1343" w:type="dxa"/>
          </w:tcPr>
          <w:p w14:paraId="4A05C983" w14:textId="77777777" w:rsidR="00E3051D" w:rsidRPr="002E24F0" w:rsidRDefault="00E3051D" w:rsidP="00E3051D">
            <w:pPr>
              <w:rPr>
                <w:sz w:val="28"/>
                <w:szCs w:val="28"/>
              </w:rPr>
            </w:pPr>
          </w:p>
        </w:tc>
      </w:tr>
      <w:tr w:rsidR="00E3051D" w:rsidRPr="002E24F0" w14:paraId="60FF02FD" w14:textId="77777777" w:rsidTr="00E3051D">
        <w:tc>
          <w:tcPr>
            <w:tcW w:w="608" w:type="dxa"/>
          </w:tcPr>
          <w:p w14:paraId="2543B4CE" w14:textId="77777777" w:rsidR="00E3051D" w:rsidRPr="002E24F0" w:rsidRDefault="00E3051D" w:rsidP="00E3051D">
            <w:pPr>
              <w:rPr>
                <w:sz w:val="28"/>
                <w:szCs w:val="28"/>
              </w:rPr>
            </w:pPr>
            <w:r w:rsidRPr="002E24F0">
              <w:rPr>
                <w:sz w:val="28"/>
                <w:szCs w:val="28"/>
              </w:rPr>
              <w:lastRenderedPageBreak/>
              <w:t>14</w:t>
            </w:r>
          </w:p>
        </w:tc>
        <w:tc>
          <w:tcPr>
            <w:tcW w:w="1705" w:type="dxa"/>
          </w:tcPr>
          <w:p w14:paraId="317C0440" w14:textId="77777777" w:rsidR="00E3051D" w:rsidRPr="002E24F0" w:rsidRDefault="00E3051D" w:rsidP="00E3051D">
            <w:pPr>
              <w:rPr>
                <w:sz w:val="28"/>
                <w:szCs w:val="28"/>
              </w:rPr>
            </w:pPr>
            <w:r w:rsidRPr="002E24F0">
              <w:rPr>
                <w:sz w:val="28"/>
                <w:szCs w:val="28"/>
              </w:rPr>
              <w:t xml:space="preserve">Văn nghệ </w:t>
            </w:r>
          </w:p>
        </w:tc>
        <w:tc>
          <w:tcPr>
            <w:tcW w:w="2578" w:type="dxa"/>
          </w:tcPr>
          <w:p w14:paraId="7DBBD4AD" w14:textId="77777777" w:rsidR="00E3051D" w:rsidRPr="002E24F0" w:rsidRDefault="00E3051D" w:rsidP="00E3051D">
            <w:pPr>
              <w:rPr>
                <w:sz w:val="28"/>
                <w:szCs w:val="28"/>
              </w:rPr>
            </w:pPr>
            <w:r w:rsidRPr="002E24F0">
              <w:rPr>
                <w:sz w:val="28"/>
                <w:szCs w:val="28"/>
              </w:rPr>
              <w:t>1. Làm gì mà phải hốt – Trình bày: Nhóm An Lê</w:t>
            </w:r>
          </w:p>
          <w:p w14:paraId="29DAF15A" w14:textId="77777777" w:rsidR="00E3051D" w:rsidRPr="002E24F0" w:rsidRDefault="00E3051D" w:rsidP="00E3051D">
            <w:pPr>
              <w:rPr>
                <w:sz w:val="28"/>
                <w:szCs w:val="28"/>
              </w:rPr>
            </w:pPr>
            <w:r w:rsidRPr="002E24F0">
              <w:rPr>
                <w:sz w:val="28"/>
                <w:szCs w:val="28"/>
              </w:rPr>
              <w:t>2. Lắng nghe mùa xuân  - Trình bày: Minh Tuấn – Dương Hương</w:t>
            </w:r>
          </w:p>
        </w:tc>
        <w:tc>
          <w:tcPr>
            <w:tcW w:w="1685" w:type="dxa"/>
          </w:tcPr>
          <w:p w14:paraId="4F69D0F4" w14:textId="77777777" w:rsidR="00E3051D" w:rsidRPr="002E24F0" w:rsidRDefault="00E3051D" w:rsidP="00E3051D">
            <w:pPr>
              <w:rPr>
                <w:sz w:val="28"/>
                <w:szCs w:val="28"/>
              </w:rPr>
            </w:pPr>
            <w:r w:rsidRPr="002E24F0">
              <w:rPr>
                <w:sz w:val="28"/>
                <w:szCs w:val="28"/>
              </w:rPr>
              <w:t>20h05 – 20h15</w:t>
            </w:r>
          </w:p>
        </w:tc>
        <w:tc>
          <w:tcPr>
            <w:tcW w:w="1579" w:type="dxa"/>
            <w:shd w:val="clear" w:color="auto" w:fill="FFFF00"/>
          </w:tcPr>
          <w:p w14:paraId="2981F084" w14:textId="77777777" w:rsidR="00E3051D" w:rsidRPr="002E24F0" w:rsidRDefault="00E3051D" w:rsidP="00E3051D">
            <w:pPr>
              <w:rPr>
                <w:sz w:val="28"/>
                <w:szCs w:val="28"/>
              </w:rPr>
            </w:pPr>
          </w:p>
        </w:tc>
        <w:tc>
          <w:tcPr>
            <w:tcW w:w="1343" w:type="dxa"/>
          </w:tcPr>
          <w:p w14:paraId="78F4C38D"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03F2BFB6" w14:textId="77777777" w:rsidTr="00E3051D">
        <w:tc>
          <w:tcPr>
            <w:tcW w:w="608" w:type="dxa"/>
          </w:tcPr>
          <w:p w14:paraId="32228D09" w14:textId="77777777" w:rsidR="00E3051D" w:rsidRPr="002E24F0" w:rsidRDefault="00E3051D" w:rsidP="00E3051D">
            <w:pPr>
              <w:rPr>
                <w:sz w:val="28"/>
                <w:szCs w:val="28"/>
              </w:rPr>
            </w:pPr>
            <w:r w:rsidRPr="002E24F0">
              <w:rPr>
                <w:sz w:val="28"/>
                <w:szCs w:val="28"/>
              </w:rPr>
              <w:t>15</w:t>
            </w:r>
          </w:p>
        </w:tc>
        <w:tc>
          <w:tcPr>
            <w:tcW w:w="1705" w:type="dxa"/>
          </w:tcPr>
          <w:p w14:paraId="72896609" w14:textId="77777777" w:rsidR="00E3051D" w:rsidRPr="002E24F0" w:rsidRDefault="00E3051D" w:rsidP="00E3051D">
            <w:pPr>
              <w:rPr>
                <w:sz w:val="28"/>
                <w:szCs w:val="28"/>
              </w:rPr>
            </w:pPr>
            <w:r w:rsidRPr="002E24F0">
              <w:rPr>
                <w:sz w:val="28"/>
                <w:szCs w:val="28"/>
              </w:rPr>
              <w:t>Mini game 2</w:t>
            </w:r>
          </w:p>
        </w:tc>
        <w:tc>
          <w:tcPr>
            <w:tcW w:w="2578" w:type="dxa"/>
          </w:tcPr>
          <w:p w14:paraId="1C1C6A52" w14:textId="77777777" w:rsidR="00E3051D" w:rsidRPr="002E24F0" w:rsidRDefault="00E3051D" w:rsidP="00E3051D">
            <w:pPr>
              <w:rPr>
                <w:sz w:val="28"/>
                <w:szCs w:val="28"/>
              </w:rPr>
            </w:pPr>
            <w:r w:rsidRPr="002E24F0">
              <w:rPr>
                <w:sz w:val="28"/>
                <w:szCs w:val="28"/>
              </w:rPr>
              <w:t>Có kịch bản riêng</w:t>
            </w:r>
          </w:p>
        </w:tc>
        <w:tc>
          <w:tcPr>
            <w:tcW w:w="1685" w:type="dxa"/>
          </w:tcPr>
          <w:p w14:paraId="092799CB" w14:textId="77777777" w:rsidR="00E3051D" w:rsidRPr="002E24F0" w:rsidRDefault="00E3051D" w:rsidP="00E3051D">
            <w:pPr>
              <w:rPr>
                <w:sz w:val="28"/>
                <w:szCs w:val="28"/>
              </w:rPr>
            </w:pPr>
            <w:r w:rsidRPr="002E24F0">
              <w:rPr>
                <w:sz w:val="28"/>
                <w:szCs w:val="28"/>
              </w:rPr>
              <w:t>20h15 – 20h25</w:t>
            </w:r>
          </w:p>
        </w:tc>
        <w:tc>
          <w:tcPr>
            <w:tcW w:w="1579" w:type="dxa"/>
            <w:shd w:val="clear" w:color="auto" w:fill="FFFF00"/>
          </w:tcPr>
          <w:p w14:paraId="4F43B798" w14:textId="77777777" w:rsidR="00E3051D" w:rsidRPr="002E24F0" w:rsidRDefault="00E3051D" w:rsidP="00E3051D">
            <w:pPr>
              <w:rPr>
                <w:sz w:val="28"/>
                <w:szCs w:val="28"/>
              </w:rPr>
            </w:pPr>
          </w:p>
        </w:tc>
        <w:tc>
          <w:tcPr>
            <w:tcW w:w="1343" w:type="dxa"/>
          </w:tcPr>
          <w:p w14:paraId="73E71A8E" w14:textId="77777777" w:rsidR="00E3051D" w:rsidRPr="002E24F0" w:rsidRDefault="00E3051D" w:rsidP="00E3051D">
            <w:pPr>
              <w:rPr>
                <w:sz w:val="28"/>
                <w:szCs w:val="28"/>
              </w:rPr>
            </w:pPr>
          </w:p>
        </w:tc>
      </w:tr>
      <w:tr w:rsidR="00E3051D" w:rsidRPr="002E24F0" w14:paraId="5E785056" w14:textId="77777777" w:rsidTr="00E3051D">
        <w:tc>
          <w:tcPr>
            <w:tcW w:w="608" w:type="dxa"/>
          </w:tcPr>
          <w:p w14:paraId="12B161FE" w14:textId="77777777" w:rsidR="00E3051D" w:rsidRPr="002E24F0" w:rsidRDefault="00E3051D" w:rsidP="00E3051D">
            <w:pPr>
              <w:rPr>
                <w:sz w:val="28"/>
                <w:szCs w:val="28"/>
              </w:rPr>
            </w:pPr>
            <w:r w:rsidRPr="002E24F0">
              <w:rPr>
                <w:sz w:val="28"/>
                <w:szCs w:val="28"/>
              </w:rPr>
              <w:t>16</w:t>
            </w:r>
          </w:p>
        </w:tc>
        <w:tc>
          <w:tcPr>
            <w:tcW w:w="1705" w:type="dxa"/>
          </w:tcPr>
          <w:p w14:paraId="3A08FB94" w14:textId="77777777" w:rsidR="00E3051D" w:rsidRPr="002E24F0" w:rsidRDefault="00E3051D" w:rsidP="00E3051D">
            <w:pPr>
              <w:rPr>
                <w:sz w:val="28"/>
                <w:szCs w:val="28"/>
              </w:rPr>
            </w:pPr>
            <w:r w:rsidRPr="002E24F0">
              <w:rPr>
                <w:sz w:val="28"/>
                <w:szCs w:val="28"/>
              </w:rPr>
              <w:t xml:space="preserve">Văn nghệ </w:t>
            </w:r>
          </w:p>
        </w:tc>
        <w:tc>
          <w:tcPr>
            <w:tcW w:w="2578" w:type="dxa"/>
          </w:tcPr>
          <w:p w14:paraId="05A84059" w14:textId="77777777" w:rsidR="00E3051D" w:rsidRPr="002E24F0" w:rsidRDefault="00E3051D" w:rsidP="00E3051D">
            <w:pPr>
              <w:rPr>
                <w:sz w:val="28"/>
                <w:szCs w:val="28"/>
              </w:rPr>
            </w:pPr>
            <w:r w:rsidRPr="002E24F0">
              <w:rPr>
                <w:sz w:val="28"/>
                <w:szCs w:val="28"/>
              </w:rPr>
              <w:t>1. Nhảy hiện đại – Trình bày: Nhóm Twinkle Girls</w:t>
            </w:r>
          </w:p>
          <w:p w14:paraId="22B9592C" w14:textId="77777777" w:rsidR="00E3051D" w:rsidRPr="002E24F0" w:rsidRDefault="00E3051D" w:rsidP="00E3051D">
            <w:pPr>
              <w:rPr>
                <w:sz w:val="28"/>
                <w:szCs w:val="28"/>
              </w:rPr>
            </w:pPr>
            <w:r w:rsidRPr="002E24F0">
              <w:rPr>
                <w:sz w:val="28"/>
                <w:szCs w:val="28"/>
              </w:rPr>
              <w:t>2. Lời tỏ tình mùa xuân – Trình bày : Tấn Vĩ</w:t>
            </w:r>
          </w:p>
        </w:tc>
        <w:tc>
          <w:tcPr>
            <w:tcW w:w="1685" w:type="dxa"/>
          </w:tcPr>
          <w:p w14:paraId="3B9EA15C" w14:textId="77777777" w:rsidR="00E3051D" w:rsidRPr="002E24F0" w:rsidRDefault="00E3051D" w:rsidP="00E3051D">
            <w:pPr>
              <w:rPr>
                <w:sz w:val="28"/>
                <w:szCs w:val="28"/>
              </w:rPr>
            </w:pPr>
            <w:r w:rsidRPr="002E24F0">
              <w:rPr>
                <w:sz w:val="28"/>
                <w:szCs w:val="28"/>
              </w:rPr>
              <w:t>20h25 – 20h35</w:t>
            </w:r>
          </w:p>
        </w:tc>
        <w:tc>
          <w:tcPr>
            <w:tcW w:w="1579" w:type="dxa"/>
            <w:shd w:val="clear" w:color="auto" w:fill="FFFF00"/>
          </w:tcPr>
          <w:p w14:paraId="4FA11EFD" w14:textId="77777777" w:rsidR="00E3051D" w:rsidRPr="002E24F0" w:rsidRDefault="00E3051D" w:rsidP="00E3051D">
            <w:pPr>
              <w:rPr>
                <w:sz w:val="28"/>
                <w:szCs w:val="28"/>
              </w:rPr>
            </w:pPr>
          </w:p>
        </w:tc>
        <w:tc>
          <w:tcPr>
            <w:tcW w:w="1343" w:type="dxa"/>
          </w:tcPr>
          <w:p w14:paraId="732E9E35" w14:textId="77777777" w:rsidR="00E3051D" w:rsidRPr="002E24F0" w:rsidRDefault="00E3051D" w:rsidP="00E3051D">
            <w:pPr>
              <w:rPr>
                <w:sz w:val="28"/>
                <w:szCs w:val="28"/>
              </w:rPr>
            </w:pPr>
            <w:r w:rsidRPr="002E24F0">
              <w:rPr>
                <w:sz w:val="28"/>
                <w:szCs w:val="28"/>
              </w:rPr>
              <w:t>Âm thanh, ánh sáng hỗ trợ tiết mục</w:t>
            </w:r>
          </w:p>
        </w:tc>
      </w:tr>
      <w:tr w:rsidR="00E3051D" w:rsidRPr="002E24F0" w14:paraId="5CC79996" w14:textId="77777777" w:rsidTr="00E3051D">
        <w:tc>
          <w:tcPr>
            <w:tcW w:w="608" w:type="dxa"/>
          </w:tcPr>
          <w:p w14:paraId="48AEE176" w14:textId="77777777" w:rsidR="00E3051D" w:rsidRPr="002E24F0" w:rsidRDefault="00E3051D" w:rsidP="00E3051D">
            <w:pPr>
              <w:rPr>
                <w:sz w:val="28"/>
                <w:szCs w:val="28"/>
              </w:rPr>
            </w:pPr>
            <w:r w:rsidRPr="002E24F0">
              <w:rPr>
                <w:sz w:val="28"/>
                <w:szCs w:val="28"/>
              </w:rPr>
              <w:t>17</w:t>
            </w:r>
          </w:p>
        </w:tc>
        <w:tc>
          <w:tcPr>
            <w:tcW w:w="1705" w:type="dxa"/>
          </w:tcPr>
          <w:p w14:paraId="780C4D1F" w14:textId="77777777" w:rsidR="00E3051D" w:rsidRPr="002E24F0" w:rsidRDefault="00E3051D" w:rsidP="00E3051D">
            <w:pPr>
              <w:rPr>
                <w:sz w:val="28"/>
                <w:szCs w:val="28"/>
              </w:rPr>
            </w:pPr>
            <w:r w:rsidRPr="002E24F0">
              <w:rPr>
                <w:sz w:val="28"/>
                <w:szCs w:val="28"/>
              </w:rPr>
              <w:t xml:space="preserve">Phần bốc thăm trúng thưởng </w:t>
            </w:r>
          </w:p>
        </w:tc>
        <w:tc>
          <w:tcPr>
            <w:tcW w:w="2578" w:type="dxa"/>
          </w:tcPr>
          <w:p w14:paraId="0AF795A0" w14:textId="77777777" w:rsidR="00E3051D" w:rsidRPr="002E24F0" w:rsidRDefault="00E3051D" w:rsidP="00E3051D">
            <w:pPr>
              <w:rPr>
                <w:sz w:val="28"/>
                <w:szCs w:val="28"/>
              </w:rPr>
            </w:pPr>
            <w:r w:rsidRPr="002E24F0">
              <w:rPr>
                <w:sz w:val="28"/>
                <w:szCs w:val="28"/>
              </w:rPr>
              <w:t xml:space="preserve">Mc chọn ra 1 khách mời may mắn được BTC bốc thăm trúng con số in trên vé khi tham gia sk </w:t>
            </w:r>
          </w:p>
        </w:tc>
        <w:tc>
          <w:tcPr>
            <w:tcW w:w="1685" w:type="dxa"/>
          </w:tcPr>
          <w:p w14:paraId="5733DC3D" w14:textId="77777777" w:rsidR="00E3051D" w:rsidRPr="002E24F0" w:rsidRDefault="00E3051D" w:rsidP="00E3051D">
            <w:pPr>
              <w:rPr>
                <w:sz w:val="28"/>
                <w:szCs w:val="28"/>
              </w:rPr>
            </w:pPr>
            <w:r w:rsidRPr="002E24F0">
              <w:rPr>
                <w:sz w:val="28"/>
                <w:szCs w:val="28"/>
              </w:rPr>
              <w:t>20h35 – 20h40</w:t>
            </w:r>
          </w:p>
        </w:tc>
        <w:tc>
          <w:tcPr>
            <w:tcW w:w="1579" w:type="dxa"/>
            <w:shd w:val="clear" w:color="auto" w:fill="FFFF00"/>
          </w:tcPr>
          <w:p w14:paraId="7B94E414" w14:textId="77777777" w:rsidR="00E3051D" w:rsidRPr="002E24F0" w:rsidRDefault="00E3051D" w:rsidP="00E3051D">
            <w:pPr>
              <w:rPr>
                <w:sz w:val="28"/>
                <w:szCs w:val="28"/>
              </w:rPr>
            </w:pPr>
          </w:p>
        </w:tc>
        <w:tc>
          <w:tcPr>
            <w:tcW w:w="1343" w:type="dxa"/>
          </w:tcPr>
          <w:p w14:paraId="19FEBDE4" w14:textId="77777777" w:rsidR="00E3051D" w:rsidRPr="002E24F0" w:rsidRDefault="00E3051D" w:rsidP="00E3051D">
            <w:pPr>
              <w:rPr>
                <w:sz w:val="28"/>
                <w:szCs w:val="28"/>
              </w:rPr>
            </w:pPr>
          </w:p>
        </w:tc>
      </w:tr>
      <w:tr w:rsidR="00125722" w:rsidRPr="002E24F0" w14:paraId="3FA10190" w14:textId="77777777" w:rsidTr="005B61AA">
        <w:tc>
          <w:tcPr>
            <w:tcW w:w="608" w:type="dxa"/>
          </w:tcPr>
          <w:p w14:paraId="705BED73" w14:textId="77777777" w:rsidR="00125722" w:rsidRPr="002E24F0" w:rsidRDefault="00125722" w:rsidP="00E3051D">
            <w:pPr>
              <w:rPr>
                <w:sz w:val="28"/>
                <w:szCs w:val="28"/>
              </w:rPr>
            </w:pPr>
            <w:r w:rsidRPr="002E24F0">
              <w:rPr>
                <w:sz w:val="28"/>
                <w:szCs w:val="28"/>
              </w:rPr>
              <w:t>18</w:t>
            </w:r>
          </w:p>
        </w:tc>
        <w:tc>
          <w:tcPr>
            <w:tcW w:w="1705" w:type="dxa"/>
          </w:tcPr>
          <w:p w14:paraId="11B14C71" w14:textId="77777777" w:rsidR="00125722" w:rsidRPr="002E24F0" w:rsidRDefault="00125722" w:rsidP="00E3051D">
            <w:pPr>
              <w:rPr>
                <w:sz w:val="28"/>
                <w:szCs w:val="28"/>
              </w:rPr>
            </w:pPr>
            <w:r w:rsidRPr="002E24F0">
              <w:rPr>
                <w:sz w:val="28"/>
                <w:szCs w:val="28"/>
              </w:rPr>
              <w:t>Tổng kết</w:t>
            </w:r>
          </w:p>
        </w:tc>
        <w:tc>
          <w:tcPr>
            <w:tcW w:w="4263" w:type="dxa"/>
            <w:gridSpan w:val="2"/>
          </w:tcPr>
          <w:p w14:paraId="59CE41AC" w14:textId="77777777" w:rsidR="00125722" w:rsidRPr="002E24F0" w:rsidRDefault="00125722" w:rsidP="00E3051D">
            <w:pPr>
              <w:rPr>
                <w:sz w:val="28"/>
                <w:szCs w:val="28"/>
              </w:rPr>
            </w:pPr>
            <w:r w:rsidRPr="002E24F0">
              <w:rPr>
                <w:sz w:val="28"/>
                <w:szCs w:val="28"/>
              </w:rPr>
              <w:t xml:space="preserve">Mc tổng kết, mời đại diện nhóm phát biểu cảm ơn đại biểu, khách mời đến tham dự </w:t>
            </w:r>
          </w:p>
          <w:p w14:paraId="58BA4D48" w14:textId="77777777" w:rsidR="00125722" w:rsidRPr="002E24F0" w:rsidRDefault="00125722" w:rsidP="00E3051D">
            <w:pPr>
              <w:rPr>
                <w:sz w:val="28"/>
                <w:szCs w:val="28"/>
              </w:rPr>
            </w:pPr>
            <w:r w:rsidRPr="002E24F0">
              <w:rPr>
                <w:sz w:val="28"/>
                <w:szCs w:val="28"/>
              </w:rPr>
              <w:t>20h40 – 20h45</w:t>
            </w:r>
          </w:p>
        </w:tc>
        <w:tc>
          <w:tcPr>
            <w:tcW w:w="1579" w:type="dxa"/>
            <w:shd w:val="clear" w:color="auto" w:fill="FFFF00"/>
          </w:tcPr>
          <w:p w14:paraId="7E33AF46" w14:textId="77777777" w:rsidR="00125722" w:rsidRPr="002E24F0" w:rsidRDefault="00125722" w:rsidP="00E3051D">
            <w:pPr>
              <w:rPr>
                <w:sz w:val="28"/>
                <w:szCs w:val="28"/>
              </w:rPr>
            </w:pPr>
          </w:p>
        </w:tc>
        <w:tc>
          <w:tcPr>
            <w:tcW w:w="1343" w:type="dxa"/>
          </w:tcPr>
          <w:p w14:paraId="1FD814C1" w14:textId="77777777" w:rsidR="00125722" w:rsidRPr="002E24F0" w:rsidRDefault="00125722" w:rsidP="00E3051D">
            <w:pPr>
              <w:rPr>
                <w:sz w:val="28"/>
                <w:szCs w:val="28"/>
              </w:rPr>
            </w:pPr>
          </w:p>
        </w:tc>
      </w:tr>
    </w:tbl>
    <w:p w14:paraId="1EC5B5CD" w14:textId="77777777" w:rsidR="00FE25C1" w:rsidRPr="002E24F0" w:rsidRDefault="00131E03" w:rsidP="004F648D">
      <w:pPr>
        <w:pStyle w:val="Style4"/>
      </w:pPr>
      <w:bookmarkStart w:id="84" w:name="_Toc64905979"/>
      <w:r w:rsidRPr="002E24F0">
        <w:t>2</w:t>
      </w:r>
      <w:r w:rsidR="00125722" w:rsidRPr="002E24F0">
        <w:t xml:space="preserve">.1.3.3 Nhận xét sự kiện </w:t>
      </w:r>
      <w:r w:rsidRPr="002E24F0">
        <w:t>3</w:t>
      </w:r>
      <w:bookmarkEnd w:id="84"/>
    </w:p>
    <w:p w14:paraId="3C17F96A" w14:textId="77777777" w:rsidR="00577E7F" w:rsidRPr="002E24F0" w:rsidRDefault="00577E7F" w:rsidP="00577E7F">
      <w:pPr>
        <w:spacing w:before="120" w:after="120" w:line="312" w:lineRule="auto"/>
        <w:rPr>
          <w:b/>
          <w:sz w:val="28"/>
          <w:szCs w:val="28"/>
          <w:lang w:val="vi-VN"/>
        </w:rPr>
      </w:pPr>
      <w:r w:rsidRPr="002E24F0">
        <w:rPr>
          <w:b/>
          <w:sz w:val="28"/>
          <w:szCs w:val="28"/>
          <w:lang w:val="vi-VN"/>
        </w:rPr>
        <w:t>Ưu điểm</w:t>
      </w:r>
    </w:p>
    <w:p w14:paraId="7EC823C8" w14:textId="77777777" w:rsidR="00577E7F" w:rsidRPr="002E24F0" w:rsidRDefault="00577E7F" w:rsidP="00577E7F">
      <w:pPr>
        <w:spacing w:before="120" w:after="120" w:line="312" w:lineRule="auto"/>
        <w:rPr>
          <w:sz w:val="28"/>
          <w:szCs w:val="28"/>
          <w:lang w:val="vi-VN"/>
        </w:rPr>
      </w:pPr>
      <w:r w:rsidRPr="002E24F0">
        <w:rPr>
          <w:sz w:val="28"/>
          <w:szCs w:val="28"/>
          <w:lang w:val="vi-VN"/>
        </w:rPr>
        <w:t>Nắm bắt được các bước về quy trình bán hàng</w:t>
      </w:r>
    </w:p>
    <w:p w14:paraId="5F11AC69" w14:textId="77777777" w:rsidR="00577E7F" w:rsidRPr="002E24F0" w:rsidRDefault="00577E7F" w:rsidP="00577E7F">
      <w:pPr>
        <w:spacing w:before="120" w:after="120" w:line="312" w:lineRule="auto"/>
        <w:rPr>
          <w:sz w:val="28"/>
          <w:szCs w:val="28"/>
          <w:lang w:val="vi-VN"/>
        </w:rPr>
      </w:pPr>
      <w:r w:rsidRPr="002E24F0">
        <w:rPr>
          <w:sz w:val="28"/>
          <w:szCs w:val="28"/>
          <w:lang w:val="vi-VN"/>
        </w:rPr>
        <w:t>Đúc kết được nhiều kinh nghiệm từ đó làm tiền đề phát triển bản thân</w:t>
      </w:r>
    </w:p>
    <w:p w14:paraId="4410229E" w14:textId="77777777" w:rsidR="00577E7F" w:rsidRPr="002E24F0" w:rsidRDefault="00577E7F" w:rsidP="00577E7F">
      <w:pPr>
        <w:spacing w:before="120" w:after="120" w:line="312" w:lineRule="auto"/>
        <w:rPr>
          <w:sz w:val="28"/>
          <w:szCs w:val="28"/>
          <w:lang w:val="vi-VN"/>
        </w:rPr>
      </w:pPr>
      <w:r w:rsidRPr="002E24F0">
        <w:rPr>
          <w:sz w:val="28"/>
          <w:szCs w:val="28"/>
          <w:lang w:val="vi-VN"/>
        </w:rPr>
        <w:t>Có cơ hội học hỏi, giao lưu, tạo mối quan hệ với khách hàng thông qua việc buôn bán</w:t>
      </w:r>
    </w:p>
    <w:p w14:paraId="3A0CE582" w14:textId="77777777" w:rsidR="00577E7F" w:rsidRPr="002E24F0" w:rsidRDefault="00577E7F" w:rsidP="00577E7F">
      <w:pPr>
        <w:spacing w:before="120" w:after="120" w:line="312" w:lineRule="auto"/>
        <w:rPr>
          <w:sz w:val="28"/>
          <w:szCs w:val="28"/>
          <w:lang w:val="vi-VN"/>
        </w:rPr>
      </w:pPr>
      <w:r w:rsidRPr="002E24F0">
        <w:rPr>
          <w:sz w:val="28"/>
          <w:szCs w:val="28"/>
          <w:lang w:val="vi-VN"/>
        </w:rPr>
        <w:t>Tìm kiếm được nhiều khách hàng mục tiêu từ đó trở thành khách hàng tiềm năng</w:t>
      </w:r>
    </w:p>
    <w:p w14:paraId="1BCD8B77" w14:textId="77777777" w:rsidR="00577E7F" w:rsidRPr="002E24F0" w:rsidRDefault="00577E7F" w:rsidP="00577E7F">
      <w:pPr>
        <w:spacing w:before="120" w:after="120" w:line="312" w:lineRule="auto"/>
        <w:rPr>
          <w:b/>
          <w:sz w:val="28"/>
          <w:szCs w:val="28"/>
          <w:lang w:val="pt-BR"/>
        </w:rPr>
      </w:pPr>
      <w:r w:rsidRPr="002E24F0">
        <w:rPr>
          <w:b/>
          <w:sz w:val="28"/>
          <w:szCs w:val="28"/>
          <w:lang w:val="pt-BR"/>
        </w:rPr>
        <w:lastRenderedPageBreak/>
        <w:t>Hạn chế</w:t>
      </w:r>
    </w:p>
    <w:p w14:paraId="376C0289" w14:textId="77777777" w:rsidR="00577E7F" w:rsidRPr="002E24F0" w:rsidRDefault="00577E7F" w:rsidP="00577E7F">
      <w:pPr>
        <w:spacing w:before="120" w:after="120" w:line="312" w:lineRule="auto"/>
        <w:rPr>
          <w:sz w:val="28"/>
          <w:szCs w:val="28"/>
          <w:lang w:val="pt-BR"/>
        </w:rPr>
      </w:pPr>
      <w:r w:rsidRPr="002E24F0">
        <w:rPr>
          <w:sz w:val="28"/>
          <w:szCs w:val="28"/>
          <w:lang w:val="pt-BR"/>
        </w:rPr>
        <w:t xml:space="preserve">Là một doanh nghiệp mới vì vậy nên đội ngũ nhân viên chưa có nhiều kinh nghiệm trong lĩnh vực </w:t>
      </w:r>
    </w:p>
    <w:p w14:paraId="45AA2559" w14:textId="77777777" w:rsidR="00577E7F" w:rsidRPr="002E24F0" w:rsidRDefault="00577E7F" w:rsidP="00577E7F">
      <w:pPr>
        <w:spacing w:before="120" w:after="120" w:line="312" w:lineRule="auto"/>
        <w:rPr>
          <w:sz w:val="28"/>
          <w:szCs w:val="28"/>
          <w:lang w:val="pt-BR"/>
        </w:rPr>
      </w:pPr>
      <w:r w:rsidRPr="002E24F0">
        <w:rPr>
          <w:sz w:val="28"/>
          <w:szCs w:val="28"/>
          <w:lang w:val="pt-BR"/>
        </w:rPr>
        <w:t>Việc thương lượng, giao dịch với khách còn hạn chế</w:t>
      </w:r>
    </w:p>
    <w:p w14:paraId="68D355B1" w14:textId="77777777" w:rsidR="002E24F0" w:rsidRPr="002E24F0" w:rsidRDefault="00577E7F" w:rsidP="00577E7F">
      <w:pPr>
        <w:spacing w:before="120" w:after="120" w:line="312" w:lineRule="auto"/>
        <w:rPr>
          <w:sz w:val="28"/>
          <w:szCs w:val="28"/>
          <w:lang w:val="pt-BR"/>
        </w:rPr>
      </w:pPr>
      <w:r w:rsidRPr="002E24F0">
        <w:rPr>
          <w:sz w:val="28"/>
          <w:szCs w:val="28"/>
          <w:lang w:val="pt-BR"/>
        </w:rPr>
        <w:t>Lượng tương tác trên fanpage còn thấp</w:t>
      </w:r>
    </w:p>
    <w:p w14:paraId="25847E0D" w14:textId="08BEEE73" w:rsidR="00910F90" w:rsidRDefault="00577E7F" w:rsidP="00910F90">
      <w:pPr>
        <w:spacing w:before="120" w:after="120" w:line="312" w:lineRule="auto"/>
        <w:rPr>
          <w:sz w:val="28"/>
          <w:szCs w:val="28"/>
          <w:lang w:val="pt-BR"/>
        </w:rPr>
      </w:pPr>
      <w:r w:rsidRPr="002E24F0">
        <w:rPr>
          <w:sz w:val="28"/>
          <w:szCs w:val="28"/>
          <w:lang w:val="pt-BR"/>
        </w:rPr>
        <w:t>Khách hàng còn lo ngại, chưa dành sự tin tưởng cho doanh nghiệp</w:t>
      </w:r>
      <w:bookmarkStart w:id="85" w:name="_Toc64905987"/>
    </w:p>
    <w:p w14:paraId="1FCE5A2A" w14:textId="2779B105" w:rsidR="008072BA" w:rsidRPr="007B63AB" w:rsidRDefault="008072BA" w:rsidP="004F648D">
      <w:pPr>
        <w:pStyle w:val="Style2"/>
        <w:rPr>
          <w:bCs/>
          <w:lang w:val="pt-BR"/>
        </w:rPr>
      </w:pPr>
      <w:bookmarkStart w:id="86" w:name="_Toc65594277"/>
      <w:r w:rsidRPr="007B63AB">
        <w:rPr>
          <w:lang w:val="pt-BR"/>
        </w:rPr>
        <w:t>2.2 Thực trạng về công tác quản trị</w:t>
      </w:r>
      <w:r w:rsidR="000B2C79" w:rsidRPr="007B63AB">
        <w:rPr>
          <w:lang w:val="pt-BR"/>
        </w:rPr>
        <w:t xml:space="preserve"> chất lượng dịch vụ tại các sự kiện đã diễn ra</w:t>
      </w:r>
      <w:bookmarkEnd w:id="86"/>
    </w:p>
    <w:p w14:paraId="0288CB9C" w14:textId="1F15599C" w:rsidR="000B2C79" w:rsidRPr="007B63AB" w:rsidRDefault="000B2C79" w:rsidP="004F648D">
      <w:pPr>
        <w:pStyle w:val="Style3"/>
        <w:rPr>
          <w:lang w:val="pt-BR"/>
        </w:rPr>
      </w:pPr>
      <w:bookmarkStart w:id="87" w:name="_Toc65594278"/>
      <w:r w:rsidRPr="007B63AB">
        <w:rPr>
          <w:lang w:val="pt-BR"/>
        </w:rPr>
        <w:t>2.2.1 Sự kiện 1:</w:t>
      </w:r>
      <w:bookmarkEnd w:id="87"/>
    </w:p>
    <w:p w14:paraId="111B803B" w14:textId="1A8CD669" w:rsidR="000B2C79" w:rsidRPr="007B63AB" w:rsidRDefault="000B2C79" w:rsidP="00910F90">
      <w:pPr>
        <w:spacing w:before="120" w:after="120" w:line="312" w:lineRule="auto"/>
        <w:rPr>
          <w:b/>
          <w:bCs w:val="0"/>
          <w:sz w:val="28"/>
          <w:szCs w:val="28"/>
          <w:lang w:val="pt-BR"/>
        </w:rPr>
      </w:pPr>
      <w:r w:rsidRPr="007B63AB">
        <w:rPr>
          <w:b/>
          <w:bCs w:val="0"/>
          <w:sz w:val="28"/>
          <w:szCs w:val="28"/>
          <w:lang w:val="pt-BR"/>
        </w:rPr>
        <w:t xml:space="preserve">Ưu điểm: </w:t>
      </w:r>
    </w:p>
    <w:p w14:paraId="280A3B69" w14:textId="62F85DEF" w:rsidR="00C179A2" w:rsidRDefault="00C179A2" w:rsidP="00910F90">
      <w:pPr>
        <w:spacing w:before="120" w:after="120" w:line="312" w:lineRule="auto"/>
        <w:rPr>
          <w:sz w:val="28"/>
          <w:szCs w:val="28"/>
          <w:lang w:val="pt-BR"/>
        </w:rPr>
      </w:pPr>
      <w:r>
        <w:rPr>
          <w:sz w:val="28"/>
          <w:szCs w:val="28"/>
          <w:lang w:val="pt-BR"/>
        </w:rPr>
        <w:t>- Bố trí sắp xếp được một phogng hội thảo gồm 30 khách với mô hình chữ U</w:t>
      </w:r>
    </w:p>
    <w:p w14:paraId="6D387AC7" w14:textId="28D1377F" w:rsidR="00C179A2" w:rsidRDefault="00C179A2" w:rsidP="00910F90">
      <w:pPr>
        <w:spacing w:before="120" w:after="120" w:line="312" w:lineRule="auto"/>
        <w:rPr>
          <w:sz w:val="28"/>
          <w:szCs w:val="28"/>
          <w:lang w:val="pt-BR"/>
        </w:rPr>
      </w:pPr>
      <w:r>
        <w:rPr>
          <w:sz w:val="28"/>
          <w:szCs w:val="28"/>
          <w:lang w:val="pt-BR"/>
        </w:rPr>
        <w:t xml:space="preserve">- </w:t>
      </w:r>
      <w:r w:rsidR="00C7242F">
        <w:rPr>
          <w:sz w:val="28"/>
          <w:szCs w:val="28"/>
          <w:lang w:val="pt-BR"/>
        </w:rPr>
        <w:t>Trang trí đầy đủ vật dụng cần thiết cho khách tham dự hội thảo</w:t>
      </w:r>
      <w:r w:rsidR="001A1D1D">
        <w:rPr>
          <w:sz w:val="28"/>
          <w:szCs w:val="28"/>
          <w:lang w:val="pt-BR"/>
        </w:rPr>
        <w:t xml:space="preserve"> như: giấy, bút nước lọc, kẹp giấy, tài liệu chương trình...</w:t>
      </w:r>
    </w:p>
    <w:p w14:paraId="15357D1F" w14:textId="77777777" w:rsidR="00577CCA" w:rsidRDefault="001A1D1D" w:rsidP="00910F90">
      <w:pPr>
        <w:spacing w:before="120" w:after="120" w:line="312" w:lineRule="auto"/>
        <w:rPr>
          <w:sz w:val="28"/>
          <w:szCs w:val="28"/>
          <w:lang w:val="pt-BR"/>
        </w:rPr>
      </w:pPr>
      <w:r>
        <w:rPr>
          <w:sz w:val="28"/>
          <w:szCs w:val="28"/>
          <w:lang w:val="pt-BR"/>
        </w:rPr>
        <w:t>- Âm thanh ánh sáng đầy đủ đảm bảo hội thảo</w:t>
      </w:r>
      <w:r w:rsidR="00265FC8">
        <w:rPr>
          <w:sz w:val="28"/>
          <w:szCs w:val="28"/>
          <w:lang w:val="pt-BR"/>
        </w:rPr>
        <w:t xml:space="preserve"> được diễn ra suông sẻ không gặp sự cố.</w:t>
      </w:r>
    </w:p>
    <w:p w14:paraId="0022B50F" w14:textId="6C86190B" w:rsidR="00265FC8" w:rsidRDefault="00265FC8" w:rsidP="00910F90">
      <w:pPr>
        <w:spacing w:before="120" w:after="120" w:line="312" w:lineRule="auto"/>
        <w:rPr>
          <w:sz w:val="28"/>
          <w:szCs w:val="28"/>
          <w:lang w:val="pt-BR"/>
        </w:rPr>
      </w:pPr>
      <w:r>
        <w:rPr>
          <w:sz w:val="28"/>
          <w:szCs w:val="28"/>
          <w:lang w:val="pt-BR"/>
        </w:rPr>
        <w:t>- Chuẩn bị được một khu vực thưởng thức teabrea</w:t>
      </w:r>
      <w:r w:rsidR="00580BF4">
        <w:rPr>
          <w:sz w:val="28"/>
          <w:szCs w:val="28"/>
          <w:lang w:val="pt-BR"/>
        </w:rPr>
        <w:t>k</w:t>
      </w:r>
      <w:r w:rsidR="007F01B5">
        <w:rPr>
          <w:sz w:val="28"/>
          <w:szCs w:val="28"/>
          <w:lang w:val="pt-BR"/>
        </w:rPr>
        <w:t xml:space="preserve"> sạch sẽ với những món bánh, trái cây và thức uống được trang trí một cách bắt mắt</w:t>
      </w:r>
      <w:r w:rsidR="00577CCA">
        <w:rPr>
          <w:sz w:val="28"/>
          <w:szCs w:val="28"/>
          <w:lang w:val="pt-BR"/>
        </w:rPr>
        <w:t>, phong phú nhưng không kém phần tươi ngon.</w:t>
      </w:r>
    </w:p>
    <w:p w14:paraId="6F7BB8B9" w14:textId="4E8A4588" w:rsidR="00577CCA" w:rsidRPr="007B63AB" w:rsidRDefault="00577CCA" w:rsidP="00910F90">
      <w:pPr>
        <w:spacing w:before="120" w:after="120" w:line="312" w:lineRule="auto"/>
        <w:rPr>
          <w:b/>
          <w:bCs w:val="0"/>
          <w:sz w:val="28"/>
          <w:szCs w:val="28"/>
          <w:lang w:val="pt-BR"/>
        </w:rPr>
      </w:pPr>
      <w:r w:rsidRPr="007B63AB">
        <w:rPr>
          <w:b/>
          <w:bCs w:val="0"/>
          <w:sz w:val="28"/>
          <w:szCs w:val="28"/>
          <w:lang w:val="pt-BR"/>
        </w:rPr>
        <w:t>Hạn chế:</w:t>
      </w:r>
    </w:p>
    <w:p w14:paraId="299A4BB9" w14:textId="48EED12C" w:rsidR="00577CCA" w:rsidRDefault="00577CCA" w:rsidP="00910F90">
      <w:pPr>
        <w:spacing w:before="120" w:after="120" w:line="312" w:lineRule="auto"/>
        <w:rPr>
          <w:sz w:val="28"/>
          <w:szCs w:val="28"/>
          <w:lang w:val="pt-BR"/>
        </w:rPr>
      </w:pPr>
      <w:r>
        <w:rPr>
          <w:sz w:val="28"/>
          <w:szCs w:val="28"/>
          <w:lang w:val="pt-BR"/>
        </w:rPr>
        <w:t xml:space="preserve">- Chưa đón tiếp </w:t>
      </w:r>
      <w:r w:rsidR="000C35C8">
        <w:rPr>
          <w:sz w:val="28"/>
          <w:szCs w:val="28"/>
          <w:lang w:val="pt-BR"/>
        </w:rPr>
        <w:t>và phục vụ một cách chu đáo. Đội ngũ phục vụ thực hiện một cách lơ là trpng việc ổn định khách vào chỗ ngồi</w:t>
      </w:r>
      <w:r w:rsidR="005143B8">
        <w:rPr>
          <w:sz w:val="28"/>
          <w:szCs w:val="28"/>
          <w:lang w:val="pt-BR"/>
        </w:rPr>
        <w:t>, rót nước cho khách và còn nói chuyện riêng trong khi hội thảo đang diễn ra.</w:t>
      </w:r>
    </w:p>
    <w:p w14:paraId="0CDB64AC" w14:textId="0644E6C5" w:rsidR="005143B8" w:rsidRDefault="0023376E" w:rsidP="00910F90">
      <w:pPr>
        <w:spacing w:before="120" w:after="120" w:line="312" w:lineRule="auto"/>
        <w:rPr>
          <w:sz w:val="28"/>
          <w:szCs w:val="28"/>
          <w:lang w:val="pt-BR"/>
        </w:rPr>
      </w:pPr>
      <w:r>
        <w:rPr>
          <w:sz w:val="28"/>
          <w:szCs w:val="28"/>
          <w:lang w:val="pt-BR"/>
        </w:rPr>
        <w:t xml:space="preserve">- Xây dựng chương trình hội thảo còn thiếu xót. Chạy chương trình quá nhanh nên hội thảo kết thúc sớm </w:t>
      </w:r>
      <w:r w:rsidR="006F5306">
        <w:rPr>
          <w:sz w:val="28"/>
          <w:szCs w:val="28"/>
          <w:lang w:val="pt-BR"/>
        </w:rPr>
        <w:t>so với dự kiến.</w:t>
      </w:r>
    </w:p>
    <w:p w14:paraId="1C55CEEA" w14:textId="41C1AF4D" w:rsidR="006F5306" w:rsidRDefault="006F5306" w:rsidP="00910F90">
      <w:pPr>
        <w:spacing w:before="120" w:after="120" w:line="312" w:lineRule="auto"/>
        <w:rPr>
          <w:sz w:val="28"/>
          <w:szCs w:val="28"/>
          <w:lang w:val="pt-BR"/>
        </w:rPr>
      </w:pPr>
      <w:r>
        <w:rPr>
          <w:sz w:val="28"/>
          <w:szCs w:val="28"/>
          <w:lang w:val="pt-BR"/>
        </w:rPr>
        <w:t>- Kịch bản chương trình sai về tổ chức hội thảo</w:t>
      </w:r>
      <w:r w:rsidR="000253A6">
        <w:rPr>
          <w:sz w:val="28"/>
          <w:szCs w:val="28"/>
          <w:lang w:val="pt-BR"/>
        </w:rPr>
        <w:t xml:space="preserve"> ( diễn ra như một buổi tọa đàm</w:t>
      </w:r>
      <w:r w:rsidR="00DF4B77">
        <w:rPr>
          <w:sz w:val="28"/>
          <w:szCs w:val="28"/>
          <w:lang w:val="pt-BR"/>
        </w:rPr>
        <w:t>, soạn những câu hỏi</w:t>
      </w:r>
      <w:r w:rsidR="00106BC8">
        <w:rPr>
          <w:sz w:val="28"/>
          <w:szCs w:val="28"/>
          <w:lang w:val="pt-BR"/>
        </w:rPr>
        <w:t xml:space="preserve"> không báo trước cho thầy cô</w:t>
      </w:r>
      <w:r w:rsidR="00A07AF8">
        <w:rPr>
          <w:sz w:val="28"/>
          <w:szCs w:val="28"/>
          <w:lang w:val="pt-BR"/>
        </w:rPr>
        <w:t xml:space="preserve"> chuẩn bị để trả lời những thắc mắc, khiến thầy cô bị áp lực kh</w:t>
      </w:r>
      <w:r w:rsidR="00BE19F9">
        <w:rPr>
          <w:sz w:val="28"/>
          <w:szCs w:val="28"/>
          <w:lang w:val="pt-BR"/>
        </w:rPr>
        <w:t>i tham gia sự kiện)</w:t>
      </w:r>
    </w:p>
    <w:p w14:paraId="3E6EEE6C" w14:textId="4BA54BD7" w:rsidR="00BE19F9" w:rsidRDefault="00BE19F9" w:rsidP="00910F90">
      <w:pPr>
        <w:spacing w:before="120" w:after="120" w:line="312" w:lineRule="auto"/>
        <w:rPr>
          <w:sz w:val="28"/>
          <w:szCs w:val="28"/>
          <w:lang w:val="pt-BR"/>
        </w:rPr>
      </w:pPr>
      <w:r>
        <w:rPr>
          <w:sz w:val="28"/>
          <w:szCs w:val="28"/>
          <w:lang w:val="pt-BR"/>
        </w:rPr>
        <w:lastRenderedPageBreak/>
        <w:t>- Lễ tân không tiễn khách khi sự kiện kết thúc</w:t>
      </w:r>
      <w:r w:rsidR="009C4AE7">
        <w:rPr>
          <w:sz w:val="28"/>
          <w:szCs w:val="28"/>
          <w:lang w:val="pt-BR"/>
        </w:rPr>
        <w:t>.</w:t>
      </w:r>
    </w:p>
    <w:p w14:paraId="1F5B58D0" w14:textId="0F1702D2" w:rsidR="009C4AE7" w:rsidRDefault="009C4AE7" w:rsidP="00910F90">
      <w:pPr>
        <w:spacing w:before="120" w:after="120" w:line="312" w:lineRule="auto"/>
        <w:rPr>
          <w:sz w:val="28"/>
          <w:szCs w:val="28"/>
          <w:lang w:val="pt-BR"/>
        </w:rPr>
      </w:pPr>
      <w:r>
        <w:rPr>
          <w:sz w:val="28"/>
          <w:szCs w:val="28"/>
          <w:lang w:val="pt-BR"/>
        </w:rPr>
        <w:t>- Chưa tính toán được thực phẩm cần dùng cho số lượng khách mời, khiến cho thực phẩm dư nhiều sau kết thúc sự kiện</w:t>
      </w:r>
      <w:r w:rsidR="007B63AB">
        <w:rPr>
          <w:sz w:val="28"/>
          <w:szCs w:val="28"/>
          <w:lang w:val="pt-BR"/>
        </w:rPr>
        <w:t>.</w:t>
      </w:r>
    </w:p>
    <w:p w14:paraId="00D3DB21" w14:textId="4A88D678" w:rsidR="007B63AB" w:rsidRDefault="007B63AB" w:rsidP="00910F90">
      <w:pPr>
        <w:spacing w:before="120" w:after="120" w:line="312" w:lineRule="auto"/>
        <w:rPr>
          <w:b/>
          <w:bCs w:val="0"/>
          <w:sz w:val="28"/>
          <w:szCs w:val="28"/>
          <w:lang w:val="pt-BR"/>
        </w:rPr>
      </w:pPr>
      <w:r w:rsidRPr="007B63AB">
        <w:rPr>
          <w:b/>
          <w:bCs w:val="0"/>
          <w:sz w:val="28"/>
          <w:szCs w:val="28"/>
          <w:lang w:val="pt-BR"/>
        </w:rPr>
        <w:t>Nguyên nhân</w:t>
      </w:r>
      <w:r>
        <w:rPr>
          <w:b/>
          <w:bCs w:val="0"/>
          <w:sz w:val="28"/>
          <w:szCs w:val="28"/>
          <w:lang w:val="pt-BR"/>
        </w:rPr>
        <w:t>:</w:t>
      </w:r>
    </w:p>
    <w:p w14:paraId="7E988DBC" w14:textId="65AE9377" w:rsidR="007B63AB" w:rsidRDefault="00715890" w:rsidP="00910F90">
      <w:pPr>
        <w:spacing w:before="120" w:after="120" w:line="312" w:lineRule="auto"/>
        <w:rPr>
          <w:sz w:val="28"/>
          <w:szCs w:val="28"/>
          <w:lang w:val="pt-BR"/>
        </w:rPr>
      </w:pPr>
      <w:r>
        <w:rPr>
          <w:b/>
          <w:bCs w:val="0"/>
          <w:sz w:val="28"/>
          <w:szCs w:val="28"/>
          <w:lang w:val="pt-BR"/>
        </w:rPr>
        <w:t xml:space="preserve">- </w:t>
      </w:r>
      <w:r>
        <w:rPr>
          <w:sz w:val="28"/>
          <w:szCs w:val="28"/>
          <w:lang w:val="pt-BR"/>
        </w:rPr>
        <w:t>Vì đây là lần đầu nhóm thực hiện tổ chức một sự kiện nên chưa thể hình dung được những công việc</w:t>
      </w:r>
      <w:r w:rsidR="00CF5ADA">
        <w:rPr>
          <w:sz w:val="28"/>
          <w:szCs w:val="28"/>
          <w:lang w:val="pt-BR"/>
        </w:rPr>
        <w:t xml:space="preserve"> cần phải làm trong sự kiện. Việc xây dựng một chương trình sự kiện </w:t>
      </w:r>
      <w:r w:rsidR="00501713">
        <w:rPr>
          <w:sz w:val="28"/>
          <w:szCs w:val="28"/>
          <w:lang w:val="pt-BR"/>
        </w:rPr>
        <w:t>cũng gặp nhiều khó khăn vì chưa ai có kinh nghiệm trong lĩnh vực này.</w:t>
      </w:r>
    </w:p>
    <w:p w14:paraId="755C18B0" w14:textId="0A97692A" w:rsidR="002E573C" w:rsidRDefault="002E573C" w:rsidP="00910F90">
      <w:pPr>
        <w:spacing w:before="120" w:after="120" w:line="312" w:lineRule="auto"/>
        <w:rPr>
          <w:sz w:val="28"/>
          <w:szCs w:val="28"/>
          <w:lang w:val="pt-BR"/>
        </w:rPr>
      </w:pPr>
      <w:r>
        <w:rPr>
          <w:sz w:val="28"/>
          <w:szCs w:val="28"/>
          <w:lang w:val="pt-BR"/>
        </w:rPr>
        <w:t>- Lần đầu làm việc nhóm với nhau nên việc đùn đẩy công việc là không thể tránh khỏi. Phân chia công việc khồn điều cho các thành viên</w:t>
      </w:r>
      <w:r w:rsidR="005A3BE1">
        <w:rPr>
          <w:sz w:val="28"/>
          <w:szCs w:val="28"/>
          <w:lang w:val="pt-BR"/>
        </w:rPr>
        <w:t xml:space="preserve"> dẫn đến không công bằng từ đó không đạt được hiệu quả tối ưu.</w:t>
      </w:r>
    </w:p>
    <w:p w14:paraId="6DAA32F1" w14:textId="5BF4A6B7" w:rsidR="005A3BE1" w:rsidRDefault="005A3BE1" w:rsidP="00910F90">
      <w:pPr>
        <w:spacing w:before="120" w:after="120" w:line="312" w:lineRule="auto"/>
        <w:rPr>
          <w:sz w:val="28"/>
          <w:szCs w:val="28"/>
          <w:lang w:val="pt-BR"/>
        </w:rPr>
      </w:pPr>
      <w:r>
        <w:rPr>
          <w:sz w:val="28"/>
          <w:szCs w:val="28"/>
          <w:lang w:val="pt-BR"/>
        </w:rPr>
        <w:t>- Chưa tìm hiểu kỹ và chưa năm được về cách tổ chức một buổi hội thảo.</w:t>
      </w:r>
    </w:p>
    <w:p w14:paraId="53AC9C1C" w14:textId="3E1F9484" w:rsidR="005A3BE1" w:rsidRDefault="00564DD4" w:rsidP="00910F90">
      <w:pPr>
        <w:spacing w:before="120" w:after="120" w:line="312" w:lineRule="auto"/>
        <w:rPr>
          <w:sz w:val="28"/>
          <w:szCs w:val="28"/>
          <w:lang w:val="pt-BR"/>
        </w:rPr>
      </w:pPr>
      <w:r>
        <w:rPr>
          <w:sz w:val="28"/>
          <w:szCs w:val="28"/>
          <w:lang w:val="pt-BR"/>
        </w:rPr>
        <w:t xml:space="preserve">- Khâu chuẩn bị chưa tốt. Chính vì không chạy thử chương trình khiến cho việc ước lượng thời gian kết thúc </w:t>
      </w:r>
      <w:r w:rsidR="006557AB">
        <w:rPr>
          <w:sz w:val="28"/>
          <w:szCs w:val="28"/>
          <w:lang w:val="pt-BR"/>
        </w:rPr>
        <w:t>sự kiện sai lệch.</w:t>
      </w:r>
    </w:p>
    <w:p w14:paraId="5C916770" w14:textId="2E26A423" w:rsidR="00FE6396" w:rsidRDefault="00FE6396" w:rsidP="004F648D">
      <w:pPr>
        <w:pStyle w:val="Style3"/>
        <w:rPr>
          <w:lang w:val="pt-BR"/>
        </w:rPr>
      </w:pPr>
      <w:bookmarkStart w:id="88" w:name="_Toc65594279"/>
      <w:r>
        <w:rPr>
          <w:lang w:val="pt-BR"/>
        </w:rPr>
        <w:t>2.2.2 Sự kiện 2:</w:t>
      </w:r>
      <w:bookmarkEnd w:id="88"/>
    </w:p>
    <w:p w14:paraId="1B738C56" w14:textId="7340186A" w:rsidR="00FE6396" w:rsidRDefault="00FE6396" w:rsidP="00910F90">
      <w:pPr>
        <w:spacing w:before="120" w:after="120" w:line="312" w:lineRule="auto"/>
        <w:rPr>
          <w:sz w:val="28"/>
          <w:szCs w:val="28"/>
          <w:lang w:val="pt-BR"/>
        </w:rPr>
      </w:pPr>
      <w:r>
        <w:rPr>
          <w:sz w:val="28"/>
          <w:szCs w:val="28"/>
          <w:lang w:val="pt-BR"/>
        </w:rPr>
        <w:t>Ưu điểm:</w:t>
      </w:r>
    </w:p>
    <w:p w14:paraId="3C2A722E" w14:textId="1943194F" w:rsidR="00FB3F89" w:rsidRDefault="00FE6396" w:rsidP="00910F90">
      <w:pPr>
        <w:spacing w:before="120" w:after="120" w:line="312" w:lineRule="auto"/>
        <w:rPr>
          <w:sz w:val="28"/>
          <w:szCs w:val="28"/>
          <w:lang w:val="pt-BR"/>
        </w:rPr>
      </w:pPr>
      <w:r>
        <w:rPr>
          <w:sz w:val="28"/>
          <w:szCs w:val="28"/>
          <w:lang w:val="pt-BR"/>
        </w:rPr>
        <w:t>- Xây dựng được một kịch bản</w:t>
      </w:r>
      <w:r w:rsidR="00FB3F89">
        <w:rPr>
          <w:sz w:val="28"/>
          <w:szCs w:val="28"/>
          <w:lang w:val="pt-BR"/>
        </w:rPr>
        <w:t xml:space="preserve"> chương trình giáng sinh hấp dẫn.</w:t>
      </w:r>
    </w:p>
    <w:p w14:paraId="3E2E9E3D" w14:textId="2D8AC615" w:rsidR="00FB3F89" w:rsidRDefault="00FB3F89" w:rsidP="00910F90">
      <w:pPr>
        <w:spacing w:before="120" w:after="120" w:line="312" w:lineRule="auto"/>
        <w:rPr>
          <w:sz w:val="28"/>
          <w:szCs w:val="28"/>
          <w:lang w:val="pt-BR"/>
        </w:rPr>
      </w:pPr>
      <w:r>
        <w:rPr>
          <w:sz w:val="28"/>
          <w:szCs w:val="28"/>
          <w:lang w:val="pt-BR"/>
        </w:rPr>
        <w:t>- Trang trí phòng dành cho sự kiện sinh động, bắt mắt</w:t>
      </w:r>
      <w:r w:rsidR="00DC00EE">
        <w:rPr>
          <w:sz w:val="28"/>
          <w:szCs w:val="28"/>
          <w:lang w:val="pt-BR"/>
        </w:rPr>
        <w:t xml:space="preserve"> với những khu check-in độc đáo đúng theo chủ đề của sự kiện, làm cho bữa tiệc thêm phần lôi cuối.</w:t>
      </w:r>
    </w:p>
    <w:p w14:paraId="530269F3" w14:textId="5704B851" w:rsidR="006B72E7" w:rsidRDefault="00DC00EE" w:rsidP="00910F90">
      <w:pPr>
        <w:spacing w:before="120" w:after="120" w:line="312" w:lineRule="auto"/>
        <w:rPr>
          <w:sz w:val="28"/>
          <w:szCs w:val="28"/>
          <w:lang w:val="pt-BR"/>
        </w:rPr>
      </w:pPr>
      <w:r>
        <w:rPr>
          <w:sz w:val="28"/>
          <w:szCs w:val="28"/>
          <w:lang w:val="pt-BR"/>
        </w:rPr>
        <w:t xml:space="preserve">- Âm thanh </w:t>
      </w:r>
      <w:r w:rsidR="006B72E7">
        <w:rPr>
          <w:sz w:val="28"/>
          <w:szCs w:val="28"/>
          <w:lang w:val="pt-BR"/>
        </w:rPr>
        <w:t>ánh</w:t>
      </w:r>
      <w:r>
        <w:rPr>
          <w:sz w:val="28"/>
          <w:szCs w:val="28"/>
          <w:lang w:val="pt-BR"/>
        </w:rPr>
        <w:t xml:space="preserve"> sáng được đầu tư</w:t>
      </w:r>
      <w:r w:rsidR="006B72E7">
        <w:rPr>
          <w:sz w:val="28"/>
          <w:szCs w:val="28"/>
          <w:lang w:val="pt-BR"/>
        </w:rPr>
        <w:t xml:space="preserve"> nhiều hơn để cho bữa tiệc thêm sôi động, giữa chân khách mời ở lại đến cuối sự kiện.</w:t>
      </w:r>
    </w:p>
    <w:p w14:paraId="6B1FD7F6" w14:textId="0BF7A1A5" w:rsidR="006B3EAF" w:rsidRDefault="006B3EAF" w:rsidP="00910F90">
      <w:pPr>
        <w:spacing w:before="120" w:after="120" w:line="312" w:lineRule="auto"/>
        <w:rPr>
          <w:sz w:val="28"/>
          <w:szCs w:val="28"/>
          <w:lang w:val="pt-BR"/>
        </w:rPr>
      </w:pPr>
      <w:r>
        <w:rPr>
          <w:sz w:val="28"/>
          <w:szCs w:val="28"/>
          <w:lang w:val="pt-BR"/>
        </w:rPr>
        <w:t>- Chuẩn bị được nhiều tiết mục văn nghệ da dạng, thêm phần khấy động cho  bữa tiệc. Các trò chơi hoạt náo</w:t>
      </w:r>
      <w:r w:rsidR="007C780E">
        <w:rPr>
          <w:sz w:val="28"/>
          <w:szCs w:val="28"/>
          <w:lang w:val="pt-BR"/>
        </w:rPr>
        <w:t>, bốc thăm trúng thưởng thú vị tạo được sự phấn khởi cho khách hàng</w:t>
      </w:r>
      <w:r w:rsidR="00104029">
        <w:rPr>
          <w:sz w:val="28"/>
          <w:szCs w:val="28"/>
          <w:lang w:val="pt-BR"/>
        </w:rPr>
        <w:t xml:space="preserve"> đến tham dự.</w:t>
      </w:r>
    </w:p>
    <w:p w14:paraId="3600EDA1" w14:textId="350163C3" w:rsidR="00104029" w:rsidRDefault="00104029" w:rsidP="00910F90">
      <w:pPr>
        <w:spacing w:before="120" w:after="120" w:line="312" w:lineRule="auto"/>
        <w:rPr>
          <w:sz w:val="28"/>
          <w:szCs w:val="28"/>
          <w:lang w:val="pt-BR"/>
        </w:rPr>
      </w:pPr>
      <w:r>
        <w:rPr>
          <w:sz w:val="28"/>
          <w:szCs w:val="28"/>
          <w:lang w:val="pt-BR"/>
        </w:rPr>
        <w:t>- Khu vực bày trí buffet cũng được chăm chút t</w:t>
      </w:r>
      <w:r w:rsidR="006F7517">
        <w:rPr>
          <w:sz w:val="28"/>
          <w:szCs w:val="28"/>
          <w:lang w:val="pt-BR"/>
        </w:rPr>
        <w:t>ỷ mĩ từ xung quanh khu vực đến từng dĩa đồ ăn. Khu vực bàn ăn cũng được decor</w:t>
      </w:r>
      <w:r w:rsidR="0037287F">
        <w:rPr>
          <w:sz w:val="28"/>
          <w:szCs w:val="28"/>
          <w:lang w:val="pt-BR"/>
        </w:rPr>
        <w:t xml:space="preserve"> xinh xắn theo chủ đề giánh sinh.</w:t>
      </w:r>
    </w:p>
    <w:p w14:paraId="115CED6F" w14:textId="7AE1FAAF" w:rsidR="0037287F" w:rsidRDefault="0037287F" w:rsidP="00910F90">
      <w:pPr>
        <w:spacing w:before="120" w:after="120" w:line="312" w:lineRule="auto"/>
        <w:rPr>
          <w:sz w:val="28"/>
          <w:szCs w:val="28"/>
          <w:lang w:val="pt-BR"/>
        </w:rPr>
      </w:pPr>
      <w:r>
        <w:rPr>
          <w:sz w:val="28"/>
          <w:szCs w:val="28"/>
          <w:lang w:val="pt-BR"/>
        </w:rPr>
        <w:lastRenderedPageBreak/>
        <w:t>- Đội ngũ phục vụ tận tình cho khách hàng, chuẩn bị đầy đủ</w:t>
      </w:r>
      <w:r w:rsidR="005E26CF">
        <w:rPr>
          <w:sz w:val="28"/>
          <w:szCs w:val="28"/>
          <w:lang w:val="pt-BR"/>
        </w:rPr>
        <w:t xml:space="preserve"> các dụng cụ dùng buffet, bổ sung thêm khi cần thiết. Đáp ứng các yêu cầu của khách hàng trong </w:t>
      </w:r>
      <w:r w:rsidR="00DC2073">
        <w:rPr>
          <w:sz w:val="28"/>
          <w:szCs w:val="28"/>
          <w:lang w:val="pt-BR"/>
        </w:rPr>
        <w:t>quá trình diễn ra sự kiện.</w:t>
      </w:r>
    </w:p>
    <w:p w14:paraId="4A5AFF0A" w14:textId="6968E98C" w:rsidR="00DC2073" w:rsidRDefault="00DC2073" w:rsidP="00910F90">
      <w:pPr>
        <w:spacing w:before="120" w:after="120" w:line="312" w:lineRule="auto"/>
        <w:rPr>
          <w:b/>
          <w:bCs w:val="0"/>
          <w:sz w:val="28"/>
          <w:szCs w:val="28"/>
          <w:lang w:val="pt-BR"/>
        </w:rPr>
      </w:pPr>
      <w:r w:rsidRPr="00DC2073">
        <w:rPr>
          <w:b/>
          <w:bCs w:val="0"/>
          <w:sz w:val="28"/>
          <w:szCs w:val="28"/>
          <w:lang w:val="pt-BR"/>
        </w:rPr>
        <w:t>Hạn chế</w:t>
      </w:r>
    </w:p>
    <w:p w14:paraId="78D4962B" w14:textId="174695A4" w:rsidR="00DC2073" w:rsidRDefault="00DC2073" w:rsidP="00910F90">
      <w:pPr>
        <w:spacing w:before="120" w:after="120" w:line="312" w:lineRule="auto"/>
        <w:rPr>
          <w:sz w:val="28"/>
          <w:szCs w:val="28"/>
          <w:lang w:val="pt-BR"/>
        </w:rPr>
      </w:pPr>
      <w:r>
        <w:rPr>
          <w:sz w:val="28"/>
          <w:szCs w:val="28"/>
          <w:lang w:val="pt-BR"/>
        </w:rPr>
        <w:t>- Đồ ăn buffet không đáp ứng đ</w:t>
      </w:r>
      <w:r w:rsidR="00B346BB">
        <w:rPr>
          <w:sz w:val="28"/>
          <w:szCs w:val="28"/>
          <w:lang w:val="pt-BR"/>
        </w:rPr>
        <w:t>ủ cho khách hàng có mặt tại sự kiện, dẫn đến tình trạng thiếu hụt khiến nhiều khách hàng không mấy hài lòng.</w:t>
      </w:r>
    </w:p>
    <w:p w14:paraId="09E78235" w14:textId="0EEA6DF5" w:rsidR="005155B4" w:rsidRDefault="005155B4" w:rsidP="00910F90">
      <w:pPr>
        <w:spacing w:before="120" w:after="120" w:line="312" w:lineRule="auto"/>
        <w:rPr>
          <w:sz w:val="28"/>
          <w:szCs w:val="28"/>
          <w:lang w:val="pt-BR"/>
        </w:rPr>
      </w:pPr>
      <w:r>
        <w:rPr>
          <w:sz w:val="28"/>
          <w:szCs w:val="28"/>
          <w:lang w:val="pt-BR"/>
        </w:rPr>
        <w:t>- Mc dẫn chương trình chưa đạt yêu cầu, khiến cho chương trình diễn ra không như mong muốn.</w:t>
      </w:r>
    </w:p>
    <w:p w14:paraId="52891397" w14:textId="5D8652F0" w:rsidR="005155B4" w:rsidRDefault="005155B4" w:rsidP="00910F90">
      <w:pPr>
        <w:spacing w:before="120" w:after="120" w:line="312" w:lineRule="auto"/>
        <w:rPr>
          <w:sz w:val="28"/>
          <w:szCs w:val="28"/>
          <w:lang w:val="pt-BR"/>
        </w:rPr>
      </w:pPr>
      <w:r>
        <w:rPr>
          <w:sz w:val="28"/>
          <w:szCs w:val="28"/>
          <w:lang w:val="pt-BR"/>
        </w:rPr>
        <w:t>- Không ổn định được công việc của từng thành viên trong nhóm, từng khu vực</w:t>
      </w:r>
      <w:r w:rsidR="00E91FB9">
        <w:rPr>
          <w:sz w:val="28"/>
          <w:szCs w:val="28"/>
          <w:lang w:val="pt-BR"/>
        </w:rPr>
        <w:t xml:space="preserve"> khác nhau nên dẫn đến lộn xộn trong việc đi lại và hiệu quả công việc không cao.</w:t>
      </w:r>
    </w:p>
    <w:p w14:paraId="0528B508" w14:textId="23E752FD" w:rsidR="00732879" w:rsidRDefault="00732879" w:rsidP="00910F90">
      <w:pPr>
        <w:spacing w:before="120" w:after="120" w:line="312" w:lineRule="auto"/>
        <w:rPr>
          <w:sz w:val="28"/>
          <w:szCs w:val="28"/>
          <w:lang w:val="pt-BR"/>
        </w:rPr>
      </w:pPr>
      <w:r w:rsidRPr="00732879">
        <w:rPr>
          <w:b/>
          <w:bCs w:val="0"/>
          <w:sz w:val="28"/>
          <w:szCs w:val="28"/>
          <w:lang w:val="pt-BR"/>
        </w:rPr>
        <w:t>Nguyên nhân</w:t>
      </w:r>
    </w:p>
    <w:p w14:paraId="7C67698E" w14:textId="6B998259" w:rsidR="00732879" w:rsidRDefault="00732879" w:rsidP="00910F90">
      <w:pPr>
        <w:spacing w:before="120" w:after="120" w:line="312" w:lineRule="auto"/>
        <w:rPr>
          <w:sz w:val="28"/>
          <w:szCs w:val="28"/>
          <w:lang w:val="pt-BR"/>
        </w:rPr>
      </w:pPr>
      <w:r>
        <w:rPr>
          <w:sz w:val="28"/>
          <w:szCs w:val="28"/>
          <w:lang w:val="pt-BR"/>
        </w:rPr>
        <w:t>- Vì không gian sự kiện quá rộng nên ban điều hành</w:t>
      </w:r>
      <w:r w:rsidR="00B71638">
        <w:rPr>
          <w:sz w:val="28"/>
          <w:szCs w:val="28"/>
          <w:lang w:val="pt-BR"/>
        </w:rPr>
        <w:t xml:space="preserve"> sự kiện chưa phân rõ các khu vực cho các thành viên rõ ràng.</w:t>
      </w:r>
    </w:p>
    <w:p w14:paraId="7B2A7722" w14:textId="0BD3749A" w:rsidR="00B71638" w:rsidRDefault="00B71638" w:rsidP="00910F90">
      <w:pPr>
        <w:spacing w:before="120" w:after="120" w:line="312" w:lineRule="auto"/>
        <w:rPr>
          <w:sz w:val="28"/>
          <w:szCs w:val="28"/>
          <w:lang w:val="pt-BR"/>
        </w:rPr>
      </w:pPr>
      <w:r>
        <w:rPr>
          <w:sz w:val="28"/>
          <w:szCs w:val="28"/>
          <w:lang w:val="pt-BR"/>
        </w:rPr>
        <w:t>- Chi phí cho trang trí quá nhiều nhưng doanh thu từ việc bán vé lại không cao</w:t>
      </w:r>
      <w:r w:rsidR="008570F5">
        <w:rPr>
          <w:sz w:val="28"/>
          <w:szCs w:val="28"/>
          <w:lang w:val="pt-BR"/>
        </w:rPr>
        <w:t xml:space="preserve"> dẫn đến tình trạng thiếu hụt ngân sách so với dự tính.</w:t>
      </w:r>
    </w:p>
    <w:p w14:paraId="4A2D0053" w14:textId="26255C02" w:rsidR="008570F5" w:rsidRDefault="008570F5" w:rsidP="00910F90">
      <w:pPr>
        <w:spacing w:before="120" w:after="120" w:line="312" w:lineRule="auto"/>
        <w:rPr>
          <w:sz w:val="28"/>
          <w:szCs w:val="28"/>
          <w:lang w:val="pt-BR"/>
        </w:rPr>
      </w:pPr>
      <w:r>
        <w:rPr>
          <w:sz w:val="28"/>
          <w:szCs w:val="28"/>
          <w:lang w:val="pt-BR"/>
        </w:rPr>
        <w:t xml:space="preserve">- Không kiểm soát được việc </w:t>
      </w:r>
      <w:r w:rsidR="00B531CE">
        <w:rPr>
          <w:sz w:val="28"/>
          <w:szCs w:val="28"/>
          <w:lang w:val="pt-BR"/>
        </w:rPr>
        <w:t>lượng vé bán ra và số lượng thực tham gia sự kiện để chuẩn bị tốt phần buffet đầy đủ cho khách hàng.</w:t>
      </w:r>
    </w:p>
    <w:p w14:paraId="024776C5" w14:textId="7E6EDA35" w:rsidR="009922B1" w:rsidRDefault="009922B1" w:rsidP="00910F90">
      <w:pPr>
        <w:spacing w:before="120" w:after="120" w:line="312" w:lineRule="auto"/>
        <w:rPr>
          <w:sz w:val="28"/>
          <w:szCs w:val="28"/>
          <w:lang w:val="pt-BR"/>
        </w:rPr>
      </w:pPr>
      <w:r>
        <w:rPr>
          <w:sz w:val="28"/>
          <w:szCs w:val="28"/>
          <w:lang w:val="pt-BR"/>
        </w:rPr>
        <w:t>- Chưa chỉ ra được các công việc cần làm cụ thể trong sự kiện của từng nhóm nhỏ</w:t>
      </w:r>
      <w:r w:rsidR="0089030E">
        <w:rPr>
          <w:sz w:val="28"/>
          <w:szCs w:val="28"/>
          <w:lang w:val="pt-BR"/>
        </w:rPr>
        <w:t xml:space="preserve"> từ lúc diễn ra cho đến kết thúc sự kiện.</w:t>
      </w:r>
    </w:p>
    <w:p w14:paraId="7DB612D2" w14:textId="72FA6D9F" w:rsidR="0089030E" w:rsidRPr="002D4611" w:rsidRDefault="002D4611" w:rsidP="004F648D">
      <w:pPr>
        <w:pStyle w:val="Style3"/>
        <w:rPr>
          <w:lang w:val="pt-BR"/>
        </w:rPr>
      </w:pPr>
      <w:bookmarkStart w:id="89" w:name="_Toc65594280"/>
      <w:r w:rsidRPr="002D4611">
        <w:rPr>
          <w:lang w:val="pt-BR"/>
        </w:rPr>
        <w:t>2.2.3 Sự kiện 3</w:t>
      </w:r>
      <w:bookmarkEnd w:id="89"/>
    </w:p>
    <w:p w14:paraId="3E57534B" w14:textId="38F1CFD6" w:rsidR="00DA3CBE" w:rsidRDefault="002D4611" w:rsidP="00910F90">
      <w:pPr>
        <w:spacing w:before="120" w:after="120" w:line="312" w:lineRule="auto"/>
        <w:rPr>
          <w:b/>
          <w:bCs w:val="0"/>
          <w:sz w:val="28"/>
          <w:szCs w:val="28"/>
          <w:lang w:val="pt-BR"/>
        </w:rPr>
      </w:pPr>
      <w:r w:rsidRPr="002D4611">
        <w:rPr>
          <w:b/>
          <w:bCs w:val="0"/>
          <w:sz w:val="28"/>
          <w:szCs w:val="28"/>
          <w:lang w:val="pt-BR"/>
        </w:rPr>
        <w:t>Ưu điểm</w:t>
      </w:r>
      <w:r>
        <w:rPr>
          <w:b/>
          <w:bCs w:val="0"/>
          <w:sz w:val="28"/>
          <w:szCs w:val="28"/>
          <w:lang w:val="pt-BR"/>
        </w:rPr>
        <w:t>:</w:t>
      </w:r>
    </w:p>
    <w:p w14:paraId="2FBF14C4" w14:textId="6083685E" w:rsidR="002D4611" w:rsidRDefault="002D4611" w:rsidP="00910F90">
      <w:pPr>
        <w:spacing w:before="120" w:after="120" w:line="312" w:lineRule="auto"/>
        <w:rPr>
          <w:sz w:val="28"/>
          <w:szCs w:val="28"/>
          <w:lang w:val="pt-BR"/>
        </w:rPr>
      </w:pPr>
      <w:r>
        <w:rPr>
          <w:b/>
          <w:bCs w:val="0"/>
          <w:sz w:val="28"/>
          <w:szCs w:val="28"/>
          <w:lang w:val="pt-BR"/>
        </w:rPr>
        <w:t xml:space="preserve">- </w:t>
      </w:r>
      <w:r>
        <w:rPr>
          <w:sz w:val="28"/>
          <w:szCs w:val="28"/>
          <w:lang w:val="pt-BR"/>
        </w:rPr>
        <w:t>Tổ chức được một bữa tiệc mừng xuân</w:t>
      </w:r>
      <w:r w:rsidR="00AC10C7">
        <w:rPr>
          <w:sz w:val="28"/>
          <w:szCs w:val="28"/>
          <w:lang w:val="pt-BR"/>
        </w:rPr>
        <w:t xml:space="preserve"> dành cho sinh viên của nhóm sự kiện 1 cùng với sự tham gia của các thầy cô hướng dân thực tập</w:t>
      </w:r>
      <w:r w:rsidR="0077656C">
        <w:rPr>
          <w:sz w:val="28"/>
          <w:szCs w:val="28"/>
          <w:lang w:val="pt-BR"/>
        </w:rPr>
        <w:t>, nhóm văn nghệ đã giúp đỡ nhóm sự kiện 1 trong các sự kiện đã diễn ra.</w:t>
      </w:r>
    </w:p>
    <w:p w14:paraId="2C47D06A" w14:textId="58FE6645" w:rsidR="0077656C" w:rsidRDefault="0077656C" w:rsidP="00910F90">
      <w:pPr>
        <w:spacing w:before="120" w:after="120" w:line="312" w:lineRule="auto"/>
        <w:rPr>
          <w:sz w:val="28"/>
          <w:szCs w:val="28"/>
          <w:lang w:val="pt-BR"/>
        </w:rPr>
      </w:pPr>
      <w:r>
        <w:rPr>
          <w:sz w:val="28"/>
          <w:szCs w:val="28"/>
          <w:lang w:val="pt-BR"/>
        </w:rPr>
        <w:t>- Âm thanh ánh sáng được đầu tư nhiều hơn</w:t>
      </w:r>
      <w:r w:rsidR="004F06F8">
        <w:rPr>
          <w:sz w:val="28"/>
          <w:szCs w:val="28"/>
          <w:lang w:val="pt-BR"/>
        </w:rPr>
        <w:t>, khiến bữa tiệc trở nên sôi động, rộn ràng sắc xuân.</w:t>
      </w:r>
    </w:p>
    <w:p w14:paraId="32A65982" w14:textId="34E0976C" w:rsidR="004F06F8" w:rsidRDefault="004F06F8" w:rsidP="00910F90">
      <w:pPr>
        <w:spacing w:before="120" w:after="120" w:line="312" w:lineRule="auto"/>
        <w:rPr>
          <w:sz w:val="28"/>
          <w:szCs w:val="28"/>
          <w:lang w:val="pt-BR"/>
        </w:rPr>
      </w:pPr>
      <w:r>
        <w:rPr>
          <w:sz w:val="28"/>
          <w:szCs w:val="28"/>
          <w:lang w:val="pt-BR"/>
        </w:rPr>
        <w:t>- Bày trí không gian bữa tiệc</w:t>
      </w:r>
      <w:r w:rsidR="00770470">
        <w:rPr>
          <w:sz w:val="28"/>
          <w:szCs w:val="28"/>
          <w:lang w:val="pt-BR"/>
        </w:rPr>
        <w:t xml:space="preserve"> với những khu check-in ngập tràn không khí xuân, rộn ràng, tươi mới nhưng cũng không kém </w:t>
      </w:r>
      <w:r w:rsidR="00F042F9">
        <w:rPr>
          <w:sz w:val="28"/>
          <w:szCs w:val="28"/>
          <w:lang w:val="pt-BR"/>
        </w:rPr>
        <w:t>phần ấm cúng.</w:t>
      </w:r>
    </w:p>
    <w:p w14:paraId="271DD278" w14:textId="3B00AA29" w:rsidR="00F042F9" w:rsidRDefault="00F042F9" w:rsidP="00910F90">
      <w:pPr>
        <w:spacing w:before="120" w:after="120" w:line="312" w:lineRule="auto"/>
        <w:rPr>
          <w:sz w:val="28"/>
          <w:szCs w:val="28"/>
          <w:lang w:val="pt-BR"/>
        </w:rPr>
      </w:pPr>
      <w:r>
        <w:rPr>
          <w:sz w:val="28"/>
          <w:szCs w:val="28"/>
          <w:lang w:val="pt-BR"/>
        </w:rPr>
        <w:lastRenderedPageBreak/>
        <w:t>- Chương trình ý nghĩa với những ca khúc xuân, trò chơi nhân gian, và đặc biệt một MV</w:t>
      </w:r>
      <w:r w:rsidR="0001120A">
        <w:rPr>
          <w:sz w:val="28"/>
          <w:szCs w:val="28"/>
          <w:lang w:val="pt-BR"/>
        </w:rPr>
        <w:t xml:space="preserve"> được</w:t>
      </w:r>
      <w:r>
        <w:rPr>
          <w:sz w:val="28"/>
          <w:szCs w:val="28"/>
          <w:lang w:val="pt-BR"/>
        </w:rPr>
        <w:t xml:space="preserve"> đầu tư</w:t>
      </w:r>
      <w:r w:rsidR="0001120A">
        <w:rPr>
          <w:sz w:val="28"/>
          <w:szCs w:val="28"/>
          <w:lang w:val="pt-BR"/>
        </w:rPr>
        <w:t xml:space="preserve"> bởi các sinh viên nhóm sự kiện 1 nói lên nỗi lòng</w:t>
      </w:r>
      <w:r w:rsidR="008765D4">
        <w:rPr>
          <w:sz w:val="28"/>
          <w:szCs w:val="28"/>
          <w:lang w:val="pt-BR"/>
        </w:rPr>
        <w:t xml:space="preserve"> của những bạn sinh viên xa nhà không được về đoàn viên cùng gia đình.</w:t>
      </w:r>
    </w:p>
    <w:p w14:paraId="238CC4DB" w14:textId="46AB7EFC" w:rsidR="008765D4" w:rsidRDefault="008765D4" w:rsidP="00910F90">
      <w:pPr>
        <w:spacing w:before="120" w:after="120" w:line="312" w:lineRule="auto"/>
        <w:rPr>
          <w:b/>
          <w:bCs w:val="0"/>
          <w:sz w:val="28"/>
          <w:szCs w:val="28"/>
          <w:lang w:val="pt-BR"/>
        </w:rPr>
      </w:pPr>
      <w:r w:rsidRPr="008765D4">
        <w:rPr>
          <w:b/>
          <w:bCs w:val="0"/>
          <w:sz w:val="28"/>
          <w:szCs w:val="28"/>
          <w:lang w:val="pt-BR"/>
        </w:rPr>
        <w:t>Hạn chế</w:t>
      </w:r>
      <w:r>
        <w:rPr>
          <w:b/>
          <w:bCs w:val="0"/>
          <w:sz w:val="28"/>
          <w:szCs w:val="28"/>
          <w:lang w:val="pt-BR"/>
        </w:rPr>
        <w:t>:</w:t>
      </w:r>
    </w:p>
    <w:p w14:paraId="3C335899" w14:textId="279796AA" w:rsidR="008765D4" w:rsidRDefault="008765D4" w:rsidP="00910F90">
      <w:pPr>
        <w:spacing w:before="120" w:after="120" w:line="312" w:lineRule="auto"/>
        <w:rPr>
          <w:sz w:val="28"/>
          <w:szCs w:val="28"/>
          <w:lang w:val="pt-BR"/>
        </w:rPr>
      </w:pPr>
      <w:r>
        <w:rPr>
          <w:b/>
          <w:bCs w:val="0"/>
          <w:sz w:val="28"/>
          <w:szCs w:val="28"/>
          <w:lang w:val="pt-BR"/>
        </w:rPr>
        <w:t xml:space="preserve">- </w:t>
      </w:r>
      <w:r>
        <w:rPr>
          <w:sz w:val="28"/>
          <w:szCs w:val="28"/>
          <w:lang w:val="pt-BR"/>
        </w:rPr>
        <w:t>Không bán được vé và vé bị trả lại do</w:t>
      </w:r>
      <w:r w:rsidR="00766D63">
        <w:rPr>
          <w:sz w:val="28"/>
          <w:szCs w:val="28"/>
          <w:lang w:val="pt-BR"/>
        </w:rPr>
        <w:t xml:space="preserve"> tình hình dịch bệnh nên chi phí cho sự kiện khá nhiều.</w:t>
      </w:r>
    </w:p>
    <w:p w14:paraId="7D7BC6A7" w14:textId="7B7F1D37" w:rsidR="00766D63" w:rsidRDefault="00766D63" w:rsidP="00910F90">
      <w:pPr>
        <w:spacing w:before="120" w:after="120" w:line="312" w:lineRule="auto"/>
        <w:rPr>
          <w:sz w:val="28"/>
          <w:szCs w:val="28"/>
          <w:lang w:val="pt-BR"/>
        </w:rPr>
      </w:pPr>
      <w:r>
        <w:rPr>
          <w:sz w:val="28"/>
          <w:szCs w:val="28"/>
          <w:lang w:val="pt-BR"/>
        </w:rPr>
        <w:t xml:space="preserve">- Vì đây là bữa tiệc mừng xuân Tân Sửu 2021 cũng như kỳ </w:t>
      </w:r>
      <w:r w:rsidR="00C56DE0">
        <w:rPr>
          <w:sz w:val="28"/>
          <w:szCs w:val="28"/>
          <w:lang w:val="pt-BR"/>
        </w:rPr>
        <w:t>tổng kết thực tập tốt nghiệp dành riêng cho nhóm sự kiện 1 và những người đã đồng hành cùng nhóm</w:t>
      </w:r>
      <w:r w:rsidR="00BA6F12">
        <w:rPr>
          <w:sz w:val="28"/>
          <w:szCs w:val="28"/>
          <w:lang w:val="pt-BR"/>
        </w:rPr>
        <w:t xml:space="preserve"> trong các sự kiện trước nên mọi thứ thõa mái không tồn tại nhiều hạn chế hay phàn nàn từ khách hàng.</w:t>
      </w:r>
    </w:p>
    <w:p w14:paraId="5690B0A1" w14:textId="0AC0082B" w:rsidR="00BA6F12" w:rsidRDefault="006A4F61" w:rsidP="00910F90">
      <w:pPr>
        <w:spacing w:before="120" w:after="120" w:line="312" w:lineRule="auto"/>
        <w:rPr>
          <w:b/>
          <w:bCs w:val="0"/>
          <w:sz w:val="28"/>
          <w:szCs w:val="28"/>
          <w:lang w:val="pt-BR"/>
        </w:rPr>
      </w:pPr>
      <w:r w:rsidRPr="006A4F61">
        <w:rPr>
          <w:b/>
          <w:bCs w:val="0"/>
          <w:sz w:val="28"/>
          <w:szCs w:val="28"/>
          <w:lang w:val="pt-BR"/>
        </w:rPr>
        <w:t>Nguyên nhân</w:t>
      </w:r>
      <w:r>
        <w:rPr>
          <w:b/>
          <w:bCs w:val="0"/>
          <w:sz w:val="28"/>
          <w:szCs w:val="28"/>
          <w:lang w:val="pt-BR"/>
        </w:rPr>
        <w:t xml:space="preserve">: </w:t>
      </w:r>
    </w:p>
    <w:p w14:paraId="04062168" w14:textId="32508AD6" w:rsidR="006A4F61" w:rsidRPr="006A4F61" w:rsidRDefault="006A4F61" w:rsidP="00910F90">
      <w:pPr>
        <w:spacing w:before="120" w:after="120" w:line="312" w:lineRule="auto"/>
        <w:rPr>
          <w:sz w:val="28"/>
          <w:szCs w:val="28"/>
          <w:lang w:val="pt-BR"/>
        </w:rPr>
      </w:pPr>
      <w:r>
        <w:rPr>
          <w:sz w:val="28"/>
          <w:szCs w:val="28"/>
          <w:lang w:val="pt-BR"/>
        </w:rPr>
        <w:t>- Vì tình hình dịch bệnh COVID-19</w:t>
      </w:r>
      <w:r w:rsidR="000E0ED7">
        <w:rPr>
          <w:sz w:val="28"/>
          <w:szCs w:val="28"/>
          <w:lang w:val="pt-BR"/>
        </w:rPr>
        <w:t xml:space="preserve"> diễn biến phức tạp nên chương trình của sự kiện bị thay đổi khá nhiều ( thay đổi thời gian</w:t>
      </w:r>
      <w:r w:rsidR="009249F5">
        <w:rPr>
          <w:sz w:val="28"/>
          <w:szCs w:val="28"/>
          <w:lang w:val="pt-BR"/>
        </w:rPr>
        <w:t>, giảm số lượng khách tham gia) để đảm bảo an toàn phòng chống dịch</w:t>
      </w:r>
    </w:p>
    <w:p w14:paraId="678D0A5D" w14:textId="77777777" w:rsidR="00910F90" w:rsidRDefault="00910F90" w:rsidP="00910F90">
      <w:pPr>
        <w:spacing w:before="120" w:after="120" w:line="312" w:lineRule="auto"/>
        <w:rPr>
          <w:sz w:val="28"/>
          <w:szCs w:val="28"/>
          <w:lang w:val="pt-BR"/>
        </w:rPr>
      </w:pPr>
    </w:p>
    <w:p w14:paraId="5704AF0C" w14:textId="77777777" w:rsidR="00910F90" w:rsidRDefault="00910F90" w:rsidP="00910F90">
      <w:pPr>
        <w:spacing w:before="120" w:after="120" w:line="312" w:lineRule="auto"/>
        <w:rPr>
          <w:sz w:val="28"/>
          <w:szCs w:val="28"/>
          <w:lang w:val="pt-BR"/>
        </w:rPr>
      </w:pPr>
    </w:p>
    <w:p w14:paraId="18BAACAA" w14:textId="28D38E3E" w:rsidR="008C3B14" w:rsidRPr="00910F90" w:rsidRDefault="008C3B14" w:rsidP="004F648D">
      <w:pPr>
        <w:pStyle w:val="Style1"/>
      </w:pPr>
      <w:bookmarkStart w:id="90" w:name="_Toc65594281"/>
      <w:r w:rsidRPr="00910F90">
        <w:t>CHƯƠNG 3: MỘT SỐ GIẢI PHÁ</w:t>
      </w:r>
      <w:r w:rsidRPr="002E24F0">
        <w:t>P</w:t>
      </w:r>
      <w:r w:rsidRPr="00910F90">
        <w:t xml:space="preserve"> NÂNG CAO CHẤT L</w:t>
      </w:r>
      <w:r w:rsidRPr="002E24F0">
        <w:t xml:space="preserve">ƯỢNG </w:t>
      </w:r>
      <w:r w:rsidR="00CF0107" w:rsidRPr="002E24F0">
        <w:t>DỊCH VỤ TRONG</w:t>
      </w:r>
      <w:r w:rsidRPr="00910F90">
        <w:t xml:space="preserve"> TỔ CHỨC SỰ KIỆN</w:t>
      </w:r>
      <w:bookmarkEnd w:id="85"/>
      <w:r w:rsidR="00086EF1" w:rsidRPr="00910F90">
        <w:t>.</w:t>
      </w:r>
      <w:bookmarkEnd w:id="90"/>
    </w:p>
    <w:p w14:paraId="4A576808" w14:textId="77777777" w:rsidR="00CA0A39" w:rsidRPr="002E24F0" w:rsidRDefault="00CA0A39" w:rsidP="00CA0A39">
      <w:pPr>
        <w:rPr>
          <w:sz w:val="28"/>
          <w:szCs w:val="28"/>
        </w:rPr>
      </w:pPr>
      <w:r w:rsidRPr="002E24F0">
        <w:rPr>
          <w:sz w:val="28"/>
          <w:szCs w:val="28"/>
        </w:rPr>
        <w:t xml:space="preserve">Mục đích: Nâng cao chất lượng kinh doanh hoạt động tổ chức sự kiện. </w:t>
      </w:r>
    </w:p>
    <w:p w14:paraId="163ED4F9" w14:textId="77777777" w:rsidR="00CA0A39" w:rsidRPr="002E24F0" w:rsidRDefault="00CA0A39" w:rsidP="00CA0A39">
      <w:pPr>
        <w:rPr>
          <w:sz w:val="28"/>
          <w:szCs w:val="28"/>
        </w:rPr>
      </w:pPr>
      <w:r w:rsidRPr="002E24F0">
        <w:rPr>
          <w:sz w:val="28"/>
          <w:szCs w:val="28"/>
        </w:rPr>
        <w:t xml:space="preserve">Mục tiêu: </w:t>
      </w:r>
    </w:p>
    <w:p w14:paraId="037D14AD" w14:textId="77777777" w:rsidR="00CA0A39" w:rsidRPr="002E24F0" w:rsidRDefault="00CA0A39" w:rsidP="00CA0A39">
      <w:pPr>
        <w:rPr>
          <w:sz w:val="28"/>
          <w:szCs w:val="28"/>
        </w:rPr>
      </w:pPr>
      <w:r w:rsidRPr="002E24F0">
        <w:rPr>
          <w:sz w:val="28"/>
          <w:szCs w:val="28"/>
        </w:rPr>
        <w:t xml:space="preserve">- Nâng cao tính chuyên nghiệp trong công tác tổ chức sự kiện bằng cách đổi mới quy trình tổ chức sự kiện. </w:t>
      </w:r>
    </w:p>
    <w:p w14:paraId="708ED782" w14:textId="0D8CE7A9" w:rsidR="00CA0A39" w:rsidRPr="002E24F0" w:rsidRDefault="00CA0A39" w:rsidP="00CA0A39">
      <w:pPr>
        <w:rPr>
          <w:sz w:val="28"/>
          <w:szCs w:val="28"/>
        </w:rPr>
      </w:pPr>
      <w:r w:rsidRPr="002E24F0">
        <w:rPr>
          <w:sz w:val="28"/>
          <w:szCs w:val="28"/>
        </w:rPr>
        <w:t xml:space="preserve">- Nêu bật những yếu tố ảnh hưởng để đảm bảo thành công cho một chương trình tổ chức sự kiện. </w:t>
      </w:r>
    </w:p>
    <w:p w14:paraId="719FF23E" w14:textId="12E5BF0B" w:rsidR="005B30D8" w:rsidRPr="002E24F0" w:rsidRDefault="007176F9" w:rsidP="004F648D">
      <w:pPr>
        <w:pStyle w:val="Style2"/>
        <w:rPr>
          <w:lang w:val="vi-VN"/>
        </w:rPr>
      </w:pPr>
      <w:bookmarkStart w:id="91" w:name="_Toc65594282"/>
      <w:r w:rsidRPr="002E24F0">
        <w:lastRenderedPageBreak/>
        <w:t xml:space="preserve">3.1 </w:t>
      </w:r>
      <w:r w:rsidR="00AB2190" w:rsidRPr="002E24F0">
        <w:t>Quy trình tổ chức sự kiện:</w:t>
      </w:r>
      <w:bookmarkEnd w:id="91"/>
    </w:p>
    <w:p w14:paraId="7EBBEB8D" w14:textId="77777777" w:rsidR="00C2626D" w:rsidRPr="002E24F0" w:rsidRDefault="00C2626D" w:rsidP="00C63E3E">
      <w:pPr>
        <w:jc w:val="both"/>
        <w:rPr>
          <w:sz w:val="28"/>
          <w:szCs w:val="28"/>
        </w:rPr>
      </w:pPr>
      <w:r w:rsidRPr="002E24F0">
        <w:rPr>
          <w:sz w:val="28"/>
          <w:szCs w:val="28"/>
          <w:lang w:val="vi-VN"/>
        </w:rPr>
        <w:t xml:space="preserve">Mục tiêu của quy trình: Tạo ra một quy trình khép kín, toàn diện về việc triển khai tổ chức một sự kiện (diễn đàn, hội thảo, giới thiệu sản phẩm, đào tạo, lễ hội,…). </w:t>
      </w:r>
      <w:r w:rsidRPr="002E24F0">
        <w:rPr>
          <w:sz w:val="28"/>
          <w:szCs w:val="28"/>
        </w:rPr>
        <w:t xml:space="preserve">Quan trọng hơn là cho phép người điều hành của chuơng trình có thể kiểm soát liên tục và chặt chẽ các bước thông qua bản báo cáo và kết quả thực hiện. Bên cạnh đó, phát huy khả năng chuyên nghiệp, nâng cao chất lượng của chương trình sự kiện được tổ chức. </w:t>
      </w:r>
    </w:p>
    <w:p w14:paraId="4E23231E" w14:textId="4715CA46" w:rsidR="00760607" w:rsidRPr="002E24F0" w:rsidRDefault="00C2626D" w:rsidP="00C63E3E">
      <w:pPr>
        <w:jc w:val="both"/>
        <w:rPr>
          <w:sz w:val="28"/>
          <w:szCs w:val="28"/>
        </w:rPr>
      </w:pPr>
      <w:r w:rsidRPr="002E24F0">
        <w:rPr>
          <w:sz w:val="28"/>
          <w:szCs w:val="28"/>
        </w:rPr>
        <w:t xml:space="preserve">Các bước của quy trình được phân ra như sau: </w:t>
      </w:r>
    </w:p>
    <w:p w14:paraId="06631360" w14:textId="29FDC196" w:rsidR="00760607" w:rsidRPr="002E24F0" w:rsidRDefault="00760607" w:rsidP="00C63E3E">
      <w:pPr>
        <w:jc w:val="both"/>
        <w:rPr>
          <w:sz w:val="28"/>
          <w:szCs w:val="28"/>
        </w:rPr>
      </w:pPr>
      <w:r w:rsidRPr="002E24F0">
        <w:rPr>
          <w:noProof/>
          <w:sz w:val="28"/>
          <w:szCs w:val="28"/>
        </w:rPr>
        <mc:AlternateContent>
          <mc:Choice Requires="wps">
            <w:drawing>
              <wp:anchor distT="0" distB="0" distL="114300" distR="114300" simplePos="0" relativeHeight="251660288" behindDoc="0" locked="0" layoutInCell="1" allowOverlap="1" wp14:anchorId="18961C1C" wp14:editId="0DD2B697">
                <wp:simplePos x="0" y="0"/>
                <wp:positionH relativeFrom="column">
                  <wp:posOffset>1170988</wp:posOffset>
                </wp:positionH>
                <wp:positionV relativeFrom="paragraph">
                  <wp:posOffset>133062</wp:posOffset>
                </wp:positionV>
                <wp:extent cx="2407920" cy="353683"/>
                <wp:effectExtent l="0" t="0" r="11430" b="27940"/>
                <wp:wrapNone/>
                <wp:docPr id="2" name="Rectangle 2"/>
                <wp:cNvGraphicFramePr/>
                <a:graphic xmlns:a="http://schemas.openxmlformats.org/drawingml/2006/main">
                  <a:graphicData uri="http://schemas.microsoft.com/office/word/2010/wordprocessingShape">
                    <wps:wsp>
                      <wps:cNvSpPr/>
                      <wps:spPr>
                        <a:xfrm>
                          <a:off x="0" y="0"/>
                          <a:ext cx="2407920" cy="353683"/>
                        </a:xfrm>
                        <a:prstGeom prst="rect">
                          <a:avLst/>
                        </a:prstGeom>
                      </wps:spPr>
                      <wps:style>
                        <a:lnRef idx="2">
                          <a:schemeClr val="dk1"/>
                        </a:lnRef>
                        <a:fillRef idx="1">
                          <a:schemeClr val="lt1"/>
                        </a:fillRef>
                        <a:effectRef idx="0">
                          <a:schemeClr val="dk1"/>
                        </a:effectRef>
                        <a:fontRef idx="minor">
                          <a:schemeClr val="dk1"/>
                        </a:fontRef>
                      </wps:style>
                      <wps:txbx>
                        <w:txbxContent>
                          <w:p w14:paraId="00BC1074" w14:textId="77777777" w:rsidR="00C56DE0" w:rsidRDefault="00C56DE0" w:rsidP="00C2626D">
                            <w:pPr>
                              <w:jc w:val="center"/>
                            </w:pPr>
                            <w:r>
                              <w:t>Tiếp xúc và ký kết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92.2pt;margin-top:10.5pt;width:189.6pt;height:27.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" fillcolor="white [3201]" strokecolor="black [3200]" strokeweight="2pt">
                <v:textbox>
                  <w:txbxContent>
                    <w:p w14:paraId="00BC1074" w14:textId="77777777" w:rsidR="00C56DE0" w:rsidRDefault="00C56DE0" w:rsidP="00C2626D">
                      <w:pPr>
                        <w:jc w:val="center"/>
                      </w:pPr>
                      <w:r>
                        <w:t>Tiếp xúc và ký kết hợp đồng</w:t>
                      </w:r>
                    </w:p>
                  </w:txbxContent>
                </v:textbox>
              </v:rect>
            </w:pict>
          </mc:Fallback>
        </mc:AlternateContent>
      </w:r>
    </w:p>
    <w:p w14:paraId="18573FA9" w14:textId="6763FEDB" w:rsidR="00C2626D" w:rsidRPr="002E24F0" w:rsidRDefault="00C2626D" w:rsidP="00C63E3E">
      <w:pPr>
        <w:jc w:val="both"/>
        <w:rPr>
          <w:sz w:val="28"/>
          <w:szCs w:val="28"/>
        </w:rPr>
      </w:pPr>
      <w:r w:rsidRPr="002E24F0">
        <w:rPr>
          <w:noProof/>
          <w:sz w:val="28"/>
          <w:szCs w:val="28"/>
        </w:rPr>
        <mc:AlternateContent>
          <mc:Choice Requires="wps">
            <w:drawing>
              <wp:anchor distT="0" distB="0" distL="114300" distR="114300" simplePos="0" relativeHeight="251664384" behindDoc="0" locked="0" layoutInCell="1" allowOverlap="1" wp14:anchorId="7AB45219" wp14:editId="72BE7E44">
                <wp:simplePos x="0" y="0"/>
                <wp:positionH relativeFrom="column">
                  <wp:posOffset>2331720</wp:posOffset>
                </wp:positionH>
                <wp:positionV relativeFrom="paragraph">
                  <wp:posOffset>229870</wp:posOffset>
                </wp:positionV>
                <wp:extent cx="114300" cy="228600"/>
                <wp:effectExtent l="19050" t="0" r="38100" b="38100"/>
                <wp:wrapNone/>
                <wp:docPr id="5" name="Arrow: Down 5"/>
                <wp:cNvGraphicFramePr/>
                <a:graphic xmlns:a="http://schemas.openxmlformats.org/drawingml/2006/main">
                  <a:graphicData uri="http://schemas.microsoft.com/office/word/2010/wordprocessingShape">
                    <wps:wsp>
                      <wps:cNvSpPr/>
                      <wps:spPr>
                        <a:xfrm>
                          <a:off x="0" y="0"/>
                          <a:ext cx="1143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B1DDE6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83.6pt;margin-top:18.1pt;width:9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" fillcolor="white [3201]" strokecolor="black [3200]" strokeweight="2pt"/>
            </w:pict>
          </mc:Fallback>
        </mc:AlternateContent>
      </w:r>
    </w:p>
    <w:p w14:paraId="6631F7E1" w14:textId="77777777" w:rsidR="00C2626D" w:rsidRPr="002E24F0" w:rsidRDefault="00C2626D" w:rsidP="00C63E3E">
      <w:pPr>
        <w:jc w:val="both"/>
        <w:rPr>
          <w:sz w:val="28"/>
          <w:szCs w:val="28"/>
        </w:rPr>
      </w:pPr>
      <w:r w:rsidRPr="002E24F0">
        <w:rPr>
          <w:noProof/>
          <w:sz w:val="28"/>
          <w:szCs w:val="28"/>
        </w:rPr>
        <mc:AlternateContent>
          <mc:Choice Requires="wps">
            <w:drawing>
              <wp:anchor distT="0" distB="0" distL="114300" distR="114300" simplePos="0" relativeHeight="251661312" behindDoc="0" locked="0" layoutInCell="1" allowOverlap="1" wp14:anchorId="10FEFA35" wp14:editId="566CD7DB">
                <wp:simplePos x="0" y="0"/>
                <wp:positionH relativeFrom="column">
                  <wp:posOffset>1223118</wp:posOffset>
                </wp:positionH>
                <wp:positionV relativeFrom="paragraph">
                  <wp:posOffset>219375</wp:posOffset>
                </wp:positionV>
                <wp:extent cx="2407920" cy="327803"/>
                <wp:effectExtent l="0" t="0" r="11430" b="15240"/>
                <wp:wrapNone/>
                <wp:docPr id="4" name="Rectangle 4"/>
                <wp:cNvGraphicFramePr/>
                <a:graphic xmlns:a="http://schemas.openxmlformats.org/drawingml/2006/main">
                  <a:graphicData uri="http://schemas.microsoft.com/office/word/2010/wordprocessingShape">
                    <wps:wsp>
                      <wps:cNvSpPr/>
                      <wps:spPr>
                        <a:xfrm>
                          <a:off x="0" y="0"/>
                          <a:ext cx="2407920" cy="327803"/>
                        </a:xfrm>
                        <a:prstGeom prst="rect">
                          <a:avLst/>
                        </a:prstGeom>
                      </wps:spPr>
                      <wps:style>
                        <a:lnRef idx="2">
                          <a:schemeClr val="dk1"/>
                        </a:lnRef>
                        <a:fillRef idx="1">
                          <a:schemeClr val="lt1"/>
                        </a:fillRef>
                        <a:effectRef idx="0">
                          <a:schemeClr val="dk1"/>
                        </a:effectRef>
                        <a:fontRef idx="minor">
                          <a:schemeClr val="dk1"/>
                        </a:fontRef>
                      </wps:style>
                      <wps:txbx>
                        <w:txbxContent>
                          <w:p w14:paraId="4555AAD8" w14:textId="77777777" w:rsidR="00C56DE0" w:rsidRDefault="00C56DE0" w:rsidP="00C2626D">
                            <w:pPr>
                              <w:jc w:val="center"/>
                            </w:pPr>
                            <w:r>
                              <w:t>Chuẩn bị tổ chức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7" style="position:absolute;left:0;text-align:left;margin-left:96.3pt;margin-top:17.25pt;width:189.6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" fillcolor="white [3201]" strokecolor="black [3200]" strokeweight="2pt">
                <v:textbox>
                  <w:txbxContent>
                    <w:p w14:paraId="4555AAD8" w14:textId="77777777" w:rsidR="00C56DE0" w:rsidRDefault="00C56DE0" w:rsidP="00C2626D">
                      <w:pPr>
                        <w:jc w:val="center"/>
                      </w:pPr>
                      <w:r>
                        <w:t>Chuẩn bị tổ chức</w:t>
                      </w:r>
                    </w:p>
                  </w:txbxContent>
                </v:textbox>
              </v:rect>
            </w:pict>
          </mc:Fallback>
        </mc:AlternateContent>
      </w:r>
    </w:p>
    <w:p w14:paraId="25FF6980" w14:textId="77777777" w:rsidR="00C2626D" w:rsidRPr="002E24F0" w:rsidRDefault="00C2626D" w:rsidP="00C63E3E">
      <w:pPr>
        <w:jc w:val="both"/>
        <w:rPr>
          <w:sz w:val="28"/>
          <w:szCs w:val="28"/>
        </w:rPr>
      </w:pPr>
      <w:r w:rsidRPr="002E24F0">
        <w:rPr>
          <w:noProof/>
          <w:sz w:val="28"/>
          <w:szCs w:val="28"/>
        </w:rPr>
        <mc:AlternateContent>
          <mc:Choice Requires="wps">
            <w:drawing>
              <wp:anchor distT="0" distB="0" distL="114300" distR="114300" simplePos="0" relativeHeight="251665408" behindDoc="0" locked="0" layoutInCell="1" allowOverlap="1" wp14:anchorId="1D82C418" wp14:editId="3CA980F2">
                <wp:simplePos x="0" y="0"/>
                <wp:positionH relativeFrom="column">
                  <wp:posOffset>2331720</wp:posOffset>
                </wp:positionH>
                <wp:positionV relativeFrom="paragraph">
                  <wp:posOffset>283210</wp:posOffset>
                </wp:positionV>
                <wp:extent cx="114300" cy="228600"/>
                <wp:effectExtent l="19050" t="0" r="38100" b="38100"/>
                <wp:wrapNone/>
                <wp:docPr id="6" name="Arrow: Down 6"/>
                <wp:cNvGraphicFramePr/>
                <a:graphic xmlns:a="http://schemas.openxmlformats.org/drawingml/2006/main">
                  <a:graphicData uri="http://schemas.microsoft.com/office/word/2010/wordprocessingShape">
                    <wps:wsp>
                      <wps:cNvSpPr/>
                      <wps:spPr>
                        <a:xfrm>
                          <a:off x="0" y="0"/>
                          <a:ext cx="1143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2C2AD28" id="Arrow: Down 6" o:spid="_x0000_s1026" type="#_x0000_t67" style="position:absolute;margin-left:183.6pt;margin-top:22.3pt;width:9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" fillcolor="white [3201]" strokecolor="black [3200]" strokeweight="2pt"/>
            </w:pict>
          </mc:Fallback>
        </mc:AlternateContent>
      </w:r>
    </w:p>
    <w:p w14:paraId="527F2984" w14:textId="77777777" w:rsidR="00C2626D" w:rsidRPr="002E24F0" w:rsidRDefault="00C2626D" w:rsidP="00C63E3E">
      <w:pPr>
        <w:jc w:val="both"/>
        <w:rPr>
          <w:sz w:val="28"/>
          <w:szCs w:val="28"/>
        </w:rPr>
      </w:pPr>
      <w:r w:rsidRPr="002E24F0">
        <w:rPr>
          <w:noProof/>
          <w:sz w:val="28"/>
          <w:szCs w:val="28"/>
        </w:rPr>
        <mc:AlternateContent>
          <mc:Choice Requires="wps">
            <w:drawing>
              <wp:anchor distT="0" distB="0" distL="114300" distR="114300" simplePos="0" relativeHeight="251662336" behindDoc="0" locked="0" layoutInCell="1" allowOverlap="1" wp14:anchorId="4DC48E8B" wp14:editId="56F5792D">
                <wp:simplePos x="0" y="0"/>
                <wp:positionH relativeFrom="column">
                  <wp:posOffset>1223118</wp:posOffset>
                </wp:positionH>
                <wp:positionV relativeFrom="paragraph">
                  <wp:posOffset>235861</wp:posOffset>
                </wp:positionV>
                <wp:extent cx="2407920" cy="327803"/>
                <wp:effectExtent l="0" t="0" r="11430" b="15240"/>
                <wp:wrapNone/>
                <wp:docPr id="13" name="Rectangle 13"/>
                <wp:cNvGraphicFramePr/>
                <a:graphic xmlns:a="http://schemas.openxmlformats.org/drawingml/2006/main">
                  <a:graphicData uri="http://schemas.microsoft.com/office/word/2010/wordprocessingShape">
                    <wps:wsp>
                      <wps:cNvSpPr/>
                      <wps:spPr>
                        <a:xfrm>
                          <a:off x="0" y="0"/>
                          <a:ext cx="2407920" cy="327803"/>
                        </a:xfrm>
                        <a:prstGeom prst="rect">
                          <a:avLst/>
                        </a:prstGeom>
                      </wps:spPr>
                      <wps:style>
                        <a:lnRef idx="2">
                          <a:schemeClr val="dk1"/>
                        </a:lnRef>
                        <a:fillRef idx="1">
                          <a:schemeClr val="lt1"/>
                        </a:fillRef>
                        <a:effectRef idx="0">
                          <a:schemeClr val="dk1"/>
                        </a:effectRef>
                        <a:fontRef idx="minor">
                          <a:schemeClr val="dk1"/>
                        </a:fontRef>
                      </wps:style>
                      <wps:txbx>
                        <w:txbxContent>
                          <w:p w14:paraId="32DD19ED" w14:textId="77777777" w:rsidR="00C56DE0" w:rsidRDefault="00C56DE0" w:rsidP="00C2626D">
                            <w:pPr>
                              <w:jc w:val="center"/>
                            </w:pPr>
                            <w:r>
                              <w:t>Triển khai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8" style="position:absolute;left:0;text-align:left;margin-left:96.3pt;margin-top:18.55pt;width:189.6pt;height:25.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" fillcolor="white [3201]" strokecolor="black [3200]" strokeweight="2pt">
                <v:textbox>
                  <w:txbxContent>
                    <w:p w14:paraId="32DD19ED" w14:textId="77777777" w:rsidR="00C56DE0" w:rsidRDefault="00C56DE0" w:rsidP="00C2626D">
                      <w:pPr>
                        <w:jc w:val="center"/>
                      </w:pPr>
                      <w:r>
                        <w:t>Triển khai</w:t>
                      </w:r>
                    </w:p>
                  </w:txbxContent>
                </v:textbox>
              </v:rect>
            </w:pict>
          </mc:Fallback>
        </mc:AlternateContent>
      </w:r>
    </w:p>
    <w:p w14:paraId="73689ADF" w14:textId="77777777" w:rsidR="00C2626D" w:rsidRPr="002E24F0" w:rsidRDefault="00C2626D" w:rsidP="00C63E3E">
      <w:pPr>
        <w:jc w:val="both"/>
        <w:rPr>
          <w:sz w:val="28"/>
          <w:szCs w:val="28"/>
        </w:rPr>
      </w:pPr>
    </w:p>
    <w:p w14:paraId="0F0A48C3" w14:textId="6F0BB538" w:rsidR="00C2626D" w:rsidRPr="002E24F0" w:rsidRDefault="00C2626D" w:rsidP="00C63E3E">
      <w:pPr>
        <w:jc w:val="both"/>
        <w:rPr>
          <w:sz w:val="28"/>
          <w:szCs w:val="28"/>
        </w:rPr>
      </w:pPr>
      <w:r w:rsidRPr="002E24F0">
        <w:rPr>
          <w:noProof/>
          <w:sz w:val="28"/>
          <w:szCs w:val="28"/>
        </w:rPr>
        <mc:AlternateContent>
          <mc:Choice Requires="wps">
            <w:drawing>
              <wp:anchor distT="0" distB="0" distL="114300" distR="114300" simplePos="0" relativeHeight="251663360" behindDoc="0" locked="0" layoutInCell="1" allowOverlap="1" wp14:anchorId="2866F85C" wp14:editId="3ED58875">
                <wp:simplePos x="0" y="0"/>
                <wp:positionH relativeFrom="column">
                  <wp:posOffset>1223010</wp:posOffset>
                </wp:positionH>
                <wp:positionV relativeFrom="paragraph">
                  <wp:posOffset>313007</wp:posOffset>
                </wp:positionV>
                <wp:extent cx="2407920" cy="327804"/>
                <wp:effectExtent l="0" t="0" r="11430" b="15240"/>
                <wp:wrapNone/>
                <wp:docPr id="15" name="Rectangle 15"/>
                <wp:cNvGraphicFramePr/>
                <a:graphic xmlns:a="http://schemas.openxmlformats.org/drawingml/2006/main">
                  <a:graphicData uri="http://schemas.microsoft.com/office/word/2010/wordprocessingShape">
                    <wps:wsp>
                      <wps:cNvSpPr/>
                      <wps:spPr>
                        <a:xfrm>
                          <a:off x="0" y="0"/>
                          <a:ext cx="2407920" cy="327804"/>
                        </a:xfrm>
                        <a:prstGeom prst="rect">
                          <a:avLst/>
                        </a:prstGeom>
                      </wps:spPr>
                      <wps:style>
                        <a:lnRef idx="2">
                          <a:schemeClr val="dk1"/>
                        </a:lnRef>
                        <a:fillRef idx="1">
                          <a:schemeClr val="lt1"/>
                        </a:fillRef>
                        <a:effectRef idx="0">
                          <a:schemeClr val="dk1"/>
                        </a:effectRef>
                        <a:fontRef idx="minor">
                          <a:schemeClr val="dk1"/>
                        </a:fontRef>
                      </wps:style>
                      <wps:txbx>
                        <w:txbxContent>
                          <w:p w14:paraId="7CC37CAB" w14:textId="77777777" w:rsidR="00C56DE0" w:rsidRDefault="00C56DE0" w:rsidP="00C2626D">
                            <w:pPr>
                              <w:jc w:val="center"/>
                            </w:pPr>
                            <w:r>
                              <w:t>Đánh giá sau sự kiện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9" style="position:absolute;left:0;text-align:left;margin-left:96.3pt;margin-top:24.65pt;width:189.6pt;height:2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" fillcolor="white [3201]" strokecolor="black [3200]" strokeweight="2pt">
                <v:textbox>
                  <w:txbxContent>
                    <w:p w14:paraId="7CC37CAB" w14:textId="77777777" w:rsidR="00C56DE0" w:rsidRDefault="00C56DE0" w:rsidP="00C2626D">
                      <w:pPr>
                        <w:jc w:val="center"/>
                      </w:pPr>
                      <w:r>
                        <w:t>Đánh giá sau sự kiện</w:t>
                      </w:r>
                    </w:p>
                  </w:txbxContent>
                </v:textbox>
              </v:rect>
            </w:pict>
          </mc:Fallback>
        </mc:AlternateContent>
      </w:r>
      <w:r w:rsidRPr="002E24F0">
        <w:rPr>
          <w:noProof/>
          <w:sz w:val="28"/>
          <w:szCs w:val="28"/>
        </w:rPr>
        <mc:AlternateContent>
          <mc:Choice Requires="wps">
            <w:drawing>
              <wp:anchor distT="0" distB="0" distL="114300" distR="114300" simplePos="0" relativeHeight="251666432" behindDoc="0" locked="0" layoutInCell="1" allowOverlap="1" wp14:anchorId="13D4EE9B" wp14:editId="64DADD00">
                <wp:simplePos x="0" y="0"/>
                <wp:positionH relativeFrom="column">
                  <wp:posOffset>2331720</wp:posOffset>
                </wp:positionH>
                <wp:positionV relativeFrom="paragraph">
                  <wp:posOffset>7620</wp:posOffset>
                </wp:positionV>
                <wp:extent cx="114300" cy="228600"/>
                <wp:effectExtent l="19050" t="0" r="38100" b="38100"/>
                <wp:wrapNone/>
                <wp:docPr id="14" name="Arrow: Down 14"/>
                <wp:cNvGraphicFramePr/>
                <a:graphic xmlns:a="http://schemas.openxmlformats.org/drawingml/2006/main">
                  <a:graphicData uri="http://schemas.microsoft.com/office/word/2010/wordprocessingShape">
                    <wps:wsp>
                      <wps:cNvSpPr/>
                      <wps:spPr>
                        <a:xfrm>
                          <a:off x="0" y="0"/>
                          <a:ext cx="114300" cy="2286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945A8CB" id="Arrow: Down 14" o:spid="_x0000_s1026" type="#_x0000_t67" style="position:absolute;margin-left:183.6pt;margin-top:.6pt;width: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" fillcolor="white [3201]" strokecolor="black [3200]" strokeweight="2pt"/>
            </w:pict>
          </mc:Fallback>
        </mc:AlternateContent>
      </w:r>
    </w:p>
    <w:p w14:paraId="7F90A940" w14:textId="77777777" w:rsidR="00CA0A39" w:rsidRPr="002E24F0" w:rsidRDefault="00CA0A39" w:rsidP="00C63E3E">
      <w:pPr>
        <w:jc w:val="both"/>
        <w:rPr>
          <w:sz w:val="28"/>
          <w:szCs w:val="28"/>
        </w:rPr>
      </w:pPr>
    </w:p>
    <w:p w14:paraId="7BFEC789" w14:textId="77777777" w:rsidR="00CA0A39" w:rsidRPr="002E24F0" w:rsidRDefault="00CA0A39" w:rsidP="00C63E3E">
      <w:pPr>
        <w:jc w:val="both"/>
        <w:rPr>
          <w:b/>
          <w:sz w:val="28"/>
          <w:szCs w:val="28"/>
        </w:rPr>
      </w:pPr>
    </w:p>
    <w:p w14:paraId="1EE2D286" w14:textId="3B65E5BA" w:rsidR="00F84FA4" w:rsidRPr="002E24F0" w:rsidRDefault="00F30E8E" w:rsidP="004F648D">
      <w:pPr>
        <w:pStyle w:val="Style3"/>
      </w:pPr>
      <w:bookmarkStart w:id="92" w:name="_Toc65594283"/>
      <w:r w:rsidRPr="002E24F0">
        <w:t xml:space="preserve">3.1.1 </w:t>
      </w:r>
      <w:r w:rsidR="00F84FA4" w:rsidRPr="002E24F0">
        <w:t>Tiếp xúc và ký kết hợp đồng:</w:t>
      </w:r>
      <w:bookmarkEnd w:id="92"/>
      <w:r w:rsidR="00F84FA4" w:rsidRPr="002E24F0">
        <w:t xml:space="preserve"> </w:t>
      </w:r>
    </w:p>
    <w:p w14:paraId="7EB32A94" w14:textId="77777777" w:rsidR="00F84FA4" w:rsidRPr="002E24F0" w:rsidRDefault="00F84FA4" w:rsidP="00C63E3E">
      <w:pPr>
        <w:pStyle w:val="ListParagraph"/>
        <w:numPr>
          <w:ilvl w:val="1"/>
          <w:numId w:val="23"/>
        </w:numPr>
        <w:spacing w:after="160" w:line="259" w:lineRule="auto"/>
        <w:jc w:val="both"/>
        <w:rPr>
          <w:sz w:val="28"/>
          <w:szCs w:val="28"/>
        </w:rPr>
      </w:pPr>
      <w:r w:rsidRPr="002E24F0">
        <w:rPr>
          <w:sz w:val="28"/>
          <w:szCs w:val="28"/>
        </w:rPr>
        <w:t xml:space="preserve">Tìm kiếm khách hàng: </w:t>
      </w:r>
    </w:p>
    <w:p w14:paraId="3A75700B" w14:textId="589129A6" w:rsidR="00F84FA4" w:rsidRPr="002E24F0" w:rsidRDefault="00F84FA4" w:rsidP="00C63E3E">
      <w:pPr>
        <w:ind w:firstLine="720"/>
        <w:jc w:val="both"/>
        <w:rPr>
          <w:sz w:val="28"/>
          <w:szCs w:val="28"/>
        </w:rPr>
      </w:pPr>
      <w:r w:rsidRPr="002E24F0">
        <w:rPr>
          <w:sz w:val="28"/>
          <w:szCs w:val="28"/>
        </w:rPr>
        <w:t xml:space="preserve">Như đã nói ở trên, tìm kiếm khách hàng, chủ yếu dựa trên các mối quan hệ của giám đốc và các trưởng phòng phụ trách kinh doanh, truyền thông, cố vấn của công ty. Thị trường tổ chức sự kiện đang ngày càng lớn, cần có những giải pháp để tận dụng nguồn lực một cách hiệu quả hơn, để hướng tới việc mở rộng thị trường dịch vụ tổ chức sự kiện. Như việc, giữ nhân viên lâu năm, phát huy các mối quan hệ của họ, đào tạo bộ phận chuyên phụ trách bán hàng, có biện pháp khuyến khích với các hợp đồng được ký kết qua giới thiệu của các nhân viên,… </w:t>
      </w:r>
    </w:p>
    <w:p w14:paraId="46582EA3" w14:textId="77777777" w:rsidR="00F84FA4" w:rsidRPr="002E24F0" w:rsidRDefault="00F84FA4" w:rsidP="00C63E3E">
      <w:pPr>
        <w:ind w:firstLine="720"/>
        <w:jc w:val="both"/>
        <w:rPr>
          <w:sz w:val="28"/>
          <w:szCs w:val="28"/>
        </w:rPr>
      </w:pPr>
      <w:r w:rsidRPr="002E24F0">
        <w:rPr>
          <w:sz w:val="28"/>
          <w:szCs w:val="28"/>
        </w:rPr>
        <w:t xml:space="preserve">Với những sự kiện lớn, người phụ trách sẽ là giám đốc, trưởng bộ phận. Với những sự kiện nhỏ, là khách hàng quen của ai thì người đó chịu trách nhiệm về </w:t>
      </w:r>
      <w:r w:rsidRPr="002E24F0">
        <w:rPr>
          <w:sz w:val="28"/>
          <w:szCs w:val="28"/>
        </w:rPr>
        <w:lastRenderedPageBreak/>
        <w:t xml:space="preserve">điều hành, tham gia đàm phán. Hoặc sẽ được trưởng bộ phận phân công, giao trách nhiệm điều hành, đàm phán. </w:t>
      </w:r>
    </w:p>
    <w:p w14:paraId="4001F87C" w14:textId="77777777" w:rsidR="00F84FA4" w:rsidRPr="002E24F0" w:rsidRDefault="00F84FA4" w:rsidP="00C63E3E">
      <w:pPr>
        <w:pStyle w:val="ListParagraph"/>
        <w:numPr>
          <w:ilvl w:val="1"/>
          <w:numId w:val="23"/>
        </w:numPr>
        <w:spacing w:after="160" w:line="259" w:lineRule="auto"/>
        <w:jc w:val="both"/>
        <w:rPr>
          <w:sz w:val="28"/>
          <w:szCs w:val="28"/>
        </w:rPr>
      </w:pPr>
      <w:r w:rsidRPr="002E24F0">
        <w:rPr>
          <w:sz w:val="28"/>
          <w:szCs w:val="28"/>
        </w:rPr>
        <w:t xml:space="preserve">Tìm hiểu nhu cầu và thương lượng (đàm phán): </w:t>
      </w:r>
    </w:p>
    <w:p w14:paraId="26A67BA6" w14:textId="77777777" w:rsidR="00F84FA4" w:rsidRPr="002E24F0" w:rsidRDefault="00F84FA4" w:rsidP="00C63E3E">
      <w:pPr>
        <w:ind w:firstLine="720"/>
        <w:jc w:val="both"/>
        <w:rPr>
          <w:sz w:val="28"/>
          <w:szCs w:val="28"/>
        </w:rPr>
      </w:pPr>
      <w:r w:rsidRPr="002E24F0">
        <w:rPr>
          <w:sz w:val="28"/>
          <w:szCs w:val="28"/>
        </w:rPr>
        <w:t xml:space="preserve">Giai đoạn này tuy không tốn nhiều chi phí, nhưng kết quả lại quyết định tới hiệu quả của cả chương trình sự kiện. Bởi kế hoạch cũng như hoạt động của chương trình đều dựa trên mong muốn của đối tác đối với chương trình sự kiện là gì. Thậm chí, đôi khi đối tác chỉ định hình được một cách chung chung, mà với tư cách Công ty cung cấp dịch vụ tổ chức sự kiện, ta phải cụ thể hóa một cách chính xác mong muốn của khách hàng. Trên cơ sở đó, ta tư vấn, đưa ra những giải pháp cụ thể, viết kịch bản chương trình, lịch trình làm việc,… Bởi vậy, những trao đổi trong giai đoạn này đóng vai trò quan trọng và quyết định tới cả chương trình sự kiện. </w:t>
      </w:r>
    </w:p>
    <w:p w14:paraId="5BE25789" w14:textId="77777777" w:rsidR="00F84FA4" w:rsidRPr="002E24F0" w:rsidRDefault="00F84FA4" w:rsidP="00C63E3E">
      <w:pPr>
        <w:ind w:firstLine="720"/>
        <w:jc w:val="both"/>
        <w:rPr>
          <w:sz w:val="28"/>
          <w:szCs w:val="28"/>
        </w:rPr>
      </w:pPr>
      <w:r w:rsidRPr="002E24F0">
        <w:rPr>
          <w:sz w:val="28"/>
          <w:szCs w:val="28"/>
        </w:rPr>
        <w:t xml:space="preserve">- Đội tham gia đàm phán (gồm ít nhất 2 người, trong đó có 1 người am hiểu về tài chính, kế toán) tiến hành gặp gỡ khách hàng. </w:t>
      </w:r>
    </w:p>
    <w:p w14:paraId="15450082" w14:textId="77777777" w:rsidR="00F84FA4" w:rsidRPr="002E24F0" w:rsidRDefault="00F84FA4" w:rsidP="00C63E3E">
      <w:pPr>
        <w:ind w:firstLine="720"/>
        <w:jc w:val="both"/>
        <w:rPr>
          <w:sz w:val="28"/>
          <w:szCs w:val="28"/>
        </w:rPr>
      </w:pPr>
      <w:r w:rsidRPr="002E24F0">
        <w:rPr>
          <w:sz w:val="28"/>
          <w:szCs w:val="28"/>
        </w:rPr>
        <w:t>- Khách hàng thường có 3 đối tượng trong lần đầu trao đổi:</w:t>
      </w:r>
    </w:p>
    <w:p w14:paraId="1331379F" w14:textId="5B9846B1" w:rsidR="00F84FA4" w:rsidRPr="002E24F0" w:rsidRDefault="00F84FA4" w:rsidP="00C63E3E">
      <w:pPr>
        <w:pStyle w:val="ListParagraph"/>
        <w:numPr>
          <w:ilvl w:val="0"/>
          <w:numId w:val="26"/>
        </w:numPr>
        <w:spacing w:after="160" w:line="259" w:lineRule="auto"/>
        <w:jc w:val="both"/>
        <w:rPr>
          <w:sz w:val="28"/>
          <w:szCs w:val="28"/>
        </w:rPr>
      </w:pPr>
      <w:r w:rsidRPr="002E24F0">
        <w:rPr>
          <w:sz w:val="28"/>
          <w:szCs w:val="28"/>
        </w:rPr>
        <w:t xml:space="preserve">Người giới thiệu, người môi giới cho doanh nghiệp. </w:t>
      </w:r>
    </w:p>
    <w:p w14:paraId="622F91AC" w14:textId="77777777" w:rsidR="00F84FA4" w:rsidRPr="002E24F0" w:rsidRDefault="00F84FA4" w:rsidP="00C63E3E">
      <w:pPr>
        <w:pStyle w:val="ListParagraph"/>
        <w:numPr>
          <w:ilvl w:val="0"/>
          <w:numId w:val="26"/>
        </w:numPr>
        <w:spacing w:after="160" w:line="259" w:lineRule="auto"/>
        <w:jc w:val="both"/>
        <w:rPr>
          <w:sz w:val="28"/>
          <w:szCs w:val="28"/>
        </w:rPr>
      </w:pPr>
      <w:r w:rsidRPr="002E24F0">
        <w:rPr>
          <w:sz w:val="28"/>
          <w:szCs w:val="28"/>
        </w:rPr>
        <w:t>Người giữ vai trò quyết định trong việc kí kết hợp đồng.</w:t>
      </w:r>
    </w:p>
    <w:p w14:paraId="55F45531" w14:textId="77777777" w:rsidR="00F84FA4" w:rsidRPr="002E24F0" w:rsidRDefault="00F84FA4" w:rsidP="00C63E3E">
      <w:pPr>
        <w:pStyle w:val="ListParagraph"/>
        <w:numPr>
          <w:ilvl w:val="0"/>
          <w:numId w:val="26"/>
        </w:numPr>
        <w:spacing w:after="160" w:line="259" w:lineRule="auto"/>
        <w:jc w:val="both"/>
        <w:rPr>
          <w:sz w:val="28"/>
          <w:szCs w:val="28"/>
        </w:rPr>
      </w:pPr>
      <w:r w:rsidRPr="002E24F0">
        <w:rPr>
          <w:sz w:val="28"/>
          <w:szCs w:val="28"/>
        </w:rPr>
        <w:t xml:space="preserve">Đối tượng trực tiếp ảnh hưởng đến sự kiện. </w:t>
      </w:r>
    </w:p>
    <w:p w14:paraId="19750D3F" w14:textId="77777777" w:rsidR="00F84FA4" w:rsidRPr="002E24F0" w:rsidRDefault="00F84FA4" w:rsidP="00C63E3E">
      <w:pPr>
        <w:jc w:val="both"/>
        <w:rPr>
          <w:sz w:val="28"/>
          <w:szCs w:val="28"/>
        </w:rPr>
      </w:pPr>
      <w:r w:rsidRPr="002E24F0">
        <w:rPr>
          <w:sz w:val="28"/>
          <w:szCs w:val="28"/>
        </w:rPr>
        <w:t xml:space="preserve">Ta cần nắm giữ càng nhiều những thông tin cá nhân về các đối tượng này càng tốt (thói quen, sở thích, quan hệ xã hội,…) để dễ dàng tiếp xúc, bắt chuyện, đàm phán. </w:t>
      </w:r>
    </w:p>
    <w:p w14:paraId="3A89F890" w14:textId="77777777" w:rsidR="00F84FA4" w:rsidRPr="002E24F0" w:rsidRDefault="00F84FA4" w:rsidP="00C63E3E">
      <w:pPr>
        <w:jc w:val="both"/>
        <w:rPr>
          <w:sz w:val="28"/>
          <w:szCs w:val="28"/>
        </w:rPr>
      </w:pPr>
      <w:r w:rsidRPr="002E24F0">
        <w:rPr>
          <w:sz w:val="28"/>
          <w:szCs w:val="28"/>
        </w:rPr>
        <w:t xml:space="preserve">- Quá trình đám phán diễn ra trong suốt quá trình sự kiện: </w:t>
      </w:r>
    </w:p>
    <w:p w14:paraId="5A117B83" w14:textId="0636ADA8" w:rsidR="00F84FA4" w:rsidRPr="002E24F0" w:rsidRDefault="00F84FA4" w:rsidP="00C63E3E">
      <w:pPr>
        <w:jc w:val="both"/>
        <w:rPr>
          <w:sz w:val="28"/>
          <w:szCs w:val="28"/>
        </w:rPr>
      </w:pPr>
      <w:r w:rsidRPr="002E24F0">
        <w:rPr>
          <w:sz w:val="28"/>
          <w:szCs w:val="28"/>
        </w:rPr>
        <w:t xml:space="preserve">Gặp gỡ khách hàng =&gt; Nắm bắt nhu cầu =&gt; Đánh giá nguồn lực =&gt; phân tích nhu cầu khách hàng =&gt; Đưa ra bản kế hoạch phác thảo khách hàng =&gt; Gặp gỡ =&gt; Thống nhất ý kiến với khách hàng về yêu cầu của sự kiện =&gt; … =&gt; Bản kế hoạch chi tiết. </w:t>
      </w:r>
    </w:p>
    <w:p w14:paraId="6BBC2A34" w14:textId="77777777" w:rsidR="00F84FA4" w:rsidRPr="002E24F0" w:rsidRDefault="00F84FA4" w:rsidP="00C63E3E">
      <w:pPr>
        <w:pStyle w:val="ListParagraph"/>
        <w:numPr>
          <w:ilvl w:val="0"/>
          <w:numId w:val="24"/>
        </w:numPr>
        <w:spacing w:after="160" w:line="259" w:lineRule="auto"/>
        <w:jc w:val="both"/>
        <w:rPr>
          <w:sz w:val="28"/>
          <w:szCs w:val="28"/>
        </w:rPr>
      </w:pPr>
      <w:r w:rsidRPr="002E24F0">
        <w:rPr>
          <w:sz w:val="28"/>
          <w:szCs w:val="28"/>
        </w:rPr>
        <w:t>Nắm bắt nhu cầu khách hàng:</w:t>
      </w:r>
    </w:p>
    <w:p w14:paraId="2CABF006" w14:textId="77777777" w:rsidR="00F84FA4" w:rsidRPr="002E24F0" w:rsidRDefault="00F84FA4" w:rsidP="00C63E3E">
      <w:pPr>
        <w:ind w:left="360" w:firstLine="360"/>
        <w:jc w:val="both"/>
        <w:rPr>
          <w:sz w:val="28"/>
          <w:szCs w:val="28"/>
        </w:rPr>
      </w:pPr>
      <w:r w:rsidRPr="002E24F0">
        <w:rPr>
          <w:sz w:val="28"/>
          <w:szCs w:val="28"/>
        </w:rPr>
        <w:t>Lưu trữ những nhu cầu một cách thô sơ nhất vì khách hàng không thể nắm bắt được rõ ràng mình muốn gì và sẽ làm gì, họ chỉ đưa ra mong muốn một cách chung chung, đại khái.</w:t>
      </w:r>
    </w:p>
    <w:p w14:paraId="5B23D5A5" w14:textId="77777777" w:rsidR="00F84FA4" w:rsidRPr="002E24F0" w:rsidRDefault="00F84FA4" w:rsidP="00C63E3E">
      <w:pPr>
        <w:pStyle w:val="ListParagraph"/>
        <w:numPr>
          <w:ilvl w:val="0"/>
          <w:numId w:val="27"/>
        </w:numPr>
        <w:spacing w:after="160" w:line="259" w:lineRule="auto"/>
        <w:jc w:val="both"/>
        <w:rPr>
          <w:sz w:val="28"/>
          <w:szCs w:val="28"/>
        </w:rPr>
      </w:pPr>
      <w:r w:rsidRPr="002E24F0">
        <w:rPr>
          <w:sz w:val="28"/>
          <w:szCs w:val="28"/>
        </w:rPr>
        <w:lastRenderedPageBreak/>
        <w:t>Tiếp xúc và tiếp nhận mọi yêu cầu của khách hàng.</w:t>
      </w:r>
    </w:p>
    <w:p w14:paraId="08C7EF04" w14:textId="77777777" w:rsidR="00F84FA4" w:rsidRPr="002E24F0" w:rsidRDefault="00F84FA4" w:rsidP="00C63E3E">
      <w:pPr>
        <w:pStyle w:val="ListParagraph"/>
        <w:numPr>
          <w:ilvl w:val="0"/>
          <w:numId w:val="27"/>
        </w:numPr>
        <w:spacing w:after="160" w:line="259" w:lineRule="auto"/>
        <w:jc w:val="both"/>
        <w:rPr>
          <w:sz w:val="28"/>
          <w:szCs w:val="28"/>
        </w:rPr>
      </w:pPr>
      <w:r w:rsidRPr="002E24F0">
        <w:rPr>
          <w:sz w:val="28"/>
          <w:szCs w:val="28"/>
        </w:rPr>
        <w:t>Đặt câu hỏi với khách hàng: Danh sách câu hỏi để khách hàng có thể nêu được nhu cầu của mình.</w:t>
      </w:r>
    </w:p>
    <w:p w14:paraId="79291848" w14:textId="77777777" w:rsidR="00F84FA4" w:rsidRPr="002E24F0" w:rsidRDefault="00F84FA4" w:rsidP="00C63E3E">
      <w:pPr>
        <w:pStyle w:val="ListParagraph"/>
        <w:numPr>
          <w:ilvl w:val="0"/>
          <w:numId w:val="27"/>
        </w:numPr>
        <w:spacing w:after="160" w:line="259" w:lineRule="auto"/>
        <w:jc w:val="both"/>
        <w:rPr>
          <w:sz w:val="28"/>
          <w:szCs w:val="28"/>
        </w:rPr>
      </w:pPr>
      <w:r w:rsidRPr="002E24F0">
        <w:rPr>
          <w:sz w:val="28"/>
          <w:szCs w:val="28"/>
        </w:rPr>
        <w:t>Khảo sát khách hàng:</w:t>
      </w:r>
    </w:p>
    <w:p w14:paraId="38958C53" w14:textId="77777777" w:rsidR="00F84FA4" w:rsidRPr="002E24F0" w:rsidRDefault="00F84FA4" w:rsidP="00C63E3E">
      <w:pPr>
        <w:pStyle w:val="ListParagraph"/>
        <w:numPr>
          <w:ilvl w:val="0"/>
          <w:numId w:val="28"/>
        </w:numPr>
        <w:spacing w:after="160" w:line="259" w:lineRule="auto"/>
        <w:ind w:firstLine="540"/>
        <w:jc w:val="both"/>
        <w:rPr>
          <w:sz w:val="28"/>
          <w:szCs w:val="28"/>
        </w:rPr>
      </w:pPr>
      <w:r w:rsidRPr="002E24F0">
        <w:rPr>
          <w:sz w:val="28"/>
          <w:szCs w:val="28"/>
        </w:rPr>
        <w:t>Yêu cầu đối tác cung cấp thông tin về đơn vị tổ chức, sản phẩm, số lượng, quy mô tổ chức,…</w:t>
      </w:r>
    </w:p>
    <w:p w14:paraId="5C3523E4" w14:textId="77777777" w:rsidR="00F84FA4" w:rsidRPr="002E24F0" w:rsidRDefault="00F84FA4" w:rsidP="00C63E3E">
      <w:pPr>
        <w:pStyle w:val="ListParagraph"/>
        <w:numPr>
          <w:ilvl w:val="0"/>
          <w:numId w:val="28"/>
        </w:numPr>
        <w:spacing w:after="160" w:line="259" w:lineRule="auto"/>
        <w:ind w:firstLine="540"/>
        <w:jc w:val="both"/>
        <w:rPr>
          <w:sz w:val="28"/>
          <w:szCs w:val="28"/>
        </w:rPr>
      </w:pPr>
      <w:r w:rsidRPr="002E24F0">
        <w:rPr>
          <w:sz w:val="28"/>
          <w:szCs w:val="28"/>
        </w:rPr>
        <w:t>Phát phiếu khảo sát phân loại công chúng mục tiêu.</w:t>
      </w:r>
    </w:p>
    <w:p w14:paraId="7DAED690" w14:textId="77777777" w:rsidR="00F84FA4" w:rsidRPr="002E24F0" w:rsidRDefault="00F84FA4" w:rsidP="00C63E3E">
      <w:pPr>
        <w:pStyle w:val="ListParagraph"/>
        <w:numPr>
          <w:ilvl w:val="0"/>
          <w:numId w:val="28"/>
        </w:numPr>
        <w:spacing w:after="160" w:line="259" w:lineRule="auto"/>
        <w:ind w:firstLine="540"/>
        <w:jc w:val="both"/>
        <w:rPr>
          <w:sz w:val="28"/>
          <w:szCs w:val="28"/>
        </w:rPr>
      </w:pPr>
      <w:r w:rsidRPr="002E24F0">
        <w:rPr>
          <w:sz w:val="28"/>
          <w:szCs w:val="28"/>
        </w:rPr>
        <w:t>Trực tiếp đi gặp gỡ khách hàng.</w:t>
      </w:r>
    </w:p>
    <w:p w14:paraId="376A525E" w14:textId="7B88F032" w:rsidR="00F84FA4" w:rsidRPr="002E24F0" w:rsidRDefault="00F84FA4" w:rsidP="00C63E3E">
      <w:pPr>
        <w:pStyle w:val="ListParagraph"/>
        <w:numPr>
          <w:ilvl w:val="0"/>
          <w:numId w:val="25"/>
        </w:numPr>
        <w:spacing w:after="160" w:line="259" w:lineRule="auto"/>
        <w:jc w:val="both"/>
        <w:rPr>
          <w:sz w:val="28"/>
          <w:szCs w:val="28"/>
        </w:rPr>
      </w:pPr>
      <w:r w:rsidRPr="002E24F0">
        <w:rPr>
          <w:sz w:val="28"/>
          <w:szCs w:val="28"/>
        </w:rPr>
        <w:t>Đánh giá nguồn lực hiện tại của</w:t>
      </w:r>
      <w:r w:rsidR="00F623DA" w:rsidRPr="002E24F0">
        <w:rPr>
          <w:sz w:val="28"/>
          <w:szCs w:val="28"/>
        </w:rPr>
        <w:t xml:space="preserve"> doanh nghiệp</w:t>
      </w:r>
      <w:r w:rsidRPr="002E24F0">
        <w:rPr>
          <w:sz w:val="28"/>
          <w:szCs w:val="28"/>
        </w:rPr>
        <w:t>: Đưa ra bản chi phí cơ hội chi tiết cho sự kiện. Bản này sẽ có được tổng hợp từ 3 bảng: Bảng danh sách sản phẩm sự kiện, bảng nguồn lực con người, bảng danh sách nhà cung cấp.</w:t>
      </w:r>
    </w:p>
    <w:p w14:paraId="04E6A3F6" w14:textId="77777777" w:rsidR="00F84FA4" w:rsidRPr="002E24F0" w:rsidRDefault="00F84FA4" w:rsidP="00C63E3E">
      <w:pPr>
        <w:pStyle w:val="ListParagraph"/>
        <w:numPr>
          <w:ilvl w:val="0"/>
          <w:numId w:val="29"/>
        </w:numPr>
        <w:spacing w:after="160" w:line="259" w:lineRule="auto"/>
        <w:jc w:val="both"/>
        <w:rPr>
          <w:sz w:val="28"/>
          <w:szCs w:val="28"/>
        </w:rPr>
      </w:pPr>
      <w:r w:rsidRPr="002E24F0">
        <w:rPr>
          <w:sz w:val="28"/>
          <w:szCs w:val="28"/>
        </w:rPr>
        <w:t>Sản phẩm của dịch vụ cung cấp:</w:t>
      </w:r>
    </w:p>
    <w:p w14:paraId="1F2CD69B" w14:textId="77777777" w:rsidR="00F84FA4" w:rsidRPr="002E24F0" w:rsidRDefault="00F84FA4" w:rsidP="00C63E3E">
      <w:pPr>
        <w:pStyle w:val="ListParagraph"/>
        <w:numPr>
          <w:ilvl w:val="0"/>
          <w:numId w:val="30"/>
        </w:numPr>
        <w:spacing w:after="160" w:line="259" w:lineRule="auto"/>
        <w:ind w:firstLine="900"/>
        <w:jc w:val="both"/>
        <w:rPr>
          <w:sz w:val="28"/>
          <w:szCs w:val="28"/>
        </w:rPr>
      </w:pPr>
      <w:r w:rsidRPr="002E24F0">
        <w:rPr>
          <w:sz w:val="28"/>
          <w:szCs w:val="28"/>
        </w:rPr>
        <w:t>Người điều hành.</w:t>
      </w:r>
    </w:p>
    <w:p w14:paraId="1631C1AB" w14:textId="77777777" w:rsidR="00F84FA4" w:rsidRPr="002E24F0" w:rsidRDefault="00F84FA4" w:rsidP="00C63E3E">
      <w:pPr>
        <w:pStyle w:val="ListParagraph"/>
        <w:numPr>
          <w:ilvl w:val="0"/>
          <w:numId w:val="30"/>
        </w:numPr>
        <w:spacing w:after="160" w:line="259" w:lineRule="auto"/>
        <w:ind w:firstLine="900"/>
        <w:jc w:val="both"/>
        <w:rPr>
          <w:sz w:val="28"/>
          <w:szCs w:val="28"/>
        </w:rPr>
      </w:pPr>
      <w:r w:rsidRPr="002E24F0">
        <w:rPr>
          <w:sz w:val="28"/>
          <w:szCs w:val="28"/>
        </w:rPr>
        <w:t>Kịch bản.</w:t>
      </w:r>
    </w:p>
    <w:p w14:paraId="0DDF69EE" w14:textId="77777777" w:rsidR="00F84FA4" w:rsidRPr="002E24F0" w:rsidRDefault="00F84FA4" w:rsidP="00C63E3E">
      <w:pPr>
        <w:pStyle w:val="ListParagraph"/>
        <w:numPr>
          <w:ilvl w:val="0"/>
          <w:numId w:val="30"/>
        </w:numPr>
        <w:spacing w:after="160" w:line="259" w:lineRule="auto"/>
        <w:ind w:firstLine="900"/>
        <w:jc w:val="both"/>
        <w:rPr>
          <w:sz w:val="28"/>
          <w:szCs w:val="28"/>
        </w:rPr>
      </w:pPr>
      <w:r w:rsidRPr="002E24F0">
        <w:rPr>
          <w:sz w:val="28"/>
          <w:szCs w:val="28"/>
        </w:rPr>
        <w:t>Đạo cụ.</w:t>
      </w:r>
    </w:p>
    <w:p w14:paraId="4EEF9AC3" w14:textId="77777777" w:rsidR="00F84FA4" w:rsidRPr="002E24F0" w:rsidRDefault="00F84FA4" w:rsidP="00C63E3E">
      <w:pPr>
        <w:pStyle w:val="ListParagraph"/>
        <w:numPr>
          <w:ilvl w:val="0"/>
          <w:numId w:val="31"/>
        </w:numPr>
        <w:spacing w:after="160" w:line="259" w:lineRule="auto"/>
        <w:jc w:val="both"/>
        <w:rPr>
          <w:sz w:val="28"/>
          <w:szCs w:val="28"/>
        </w:rPr>
      </w:pPr>
      <w:r w:rsidRPr="002E24F0">
        <w:rPr>
          <w:sz w:val="28"/>
          <w:szCs w:val="28"/>
        </w:rPr>
        <w:t>Nguồn lực:</w:t>
      </w:r>
    </w:p>
    <w:p w14:paraId="591119BC" w14:textId="77777777" w:rsidR="00F84FA4" w:rsidRPr="002E24F0" w:rsidRDefault="00F84FA4" w:rsidP="00C63E3E">
      <w:pPr>
        <w:pStyle w:val="ListParagraph"/>
        <w:numPr>
          <w:ilvl w:val="0"/>
          <w:numId w:val="32"/>
        </w:numPr>
        <w:spacing w:after="160" w:line="259" w:lineRule="auto"/>
        <w:ind w:firstLine="900"/>
        <w:jc w:val="both"/>
        <w:rPr>
          <w:sz w:val="28"/>
          <w:szCs w:val="28"/>
        </w:rPr>
      </w:pPr>
      <w:r w:rsidRPr="002E24F0">
        <w:rPr>
          <w:sz w:val="28"/>
          <w:szCs w:val="28"/>
        </w:rPr>
        <w:t>Số lượng người tham gia</w:t>
      </w:r>
    </w:p>
    <w:p w14:paraId="0015148C" w14:textId="77777777" w:rsidR="00F84FA4" w:rsidRPr="002E24F0" w:rsidRDefault="00F84FA4" w:rsidP="00C63E3E">
      <w:pPr>
        <w:pStyle w:val="ListParagraph"/>
        <w:numPr>
          <w:ilvl w:val="0"/>
          <w:numId w:val="32"/>
        </w:numPr>
        <w:spacing w:after="160" w:line="259" w:lineRule="auto"/>
        <w:ind w:firstLine="900"/>
        <w:jc w:val="both"/>
        <w:rPr>
          <w:sz w:val="28"/>
          <w:szCs w:val="28"/>
        </w:rPr>
      </w:pPr>
      <w:r w:rsidRPr="002E24F0">
        <w:rPr>
          <w:sz w:val="28"/>
          <w:szCs w:val="28"/>
        </w:rPr>
        <w:t>Chi phí và công sức người tham gia bỏ ra.</w:t>
      </w:r>
    </w:p>
    <w:p w14:paraId="43C1EAC4" w14:textId="77777777" w:rsidR="00F84FA4" w:rsidRPr="002E24F0" w:rsidRDefault="00F84FA4" w:rsidP="00C63E3E">
      <w:pPr>
        <w:pStyle w:val="ListParagraph"/>
        <w:numPr>
          <w:ilvl w:val="0"/>
          <w:numId w:val="32"/>
        </w:numPr>
        <w:spacing w:after="160" w:line="259" w:lineRule="auto"/>
        <w:ind w:firstLine="900"/>
        <w:jc w:val="both"/>
        <w:rPr>
          <w:sz w:val="28"/>
          <w:szCs w:val="28"/>
        </w:rPr>
      </w:pPr>
      <w:r w:rsidRPr="002E24F0">
        <w:rPr>
          <w:sz w:val="28"/>
          <w:szCs w:val="28"/>
        </w:rPr>
        <w:t>Kết quả mà khách hàng mong muốn nhận được.</w:t>
      </w:r>
    </w:p>
    <w:p w14:paraId="01584BFB" w14:textId="77777777" w:rsidR="00F84FA4" w:rsidRPr="002E24F0" w:rsidRDefault="00F84FA4" w:rsidP="00C63E3E">
      <w:pPr>
        <w:pStyle w:val="ListParagraph"/>
        <w:numPr>
          <w:ilvl w:val="0"/>
          <w:numId w:val="33"/>
        </w:numPr>
        <w:spacing w:after="160" w:line="259" w:lineRule="auto"/>
        <w:jc w:val="both"/>
        <w:rPr>
          <w:sz w:val="28"/>
          <w:szCs w:val="28"/>
        </w:rPr>
      </w:pPr>
      <w:r w:rsidRPr="002E24F0">
        <w:rPr>
          <w:sz w:val="28"/>
          <w:szCs w:val="28"/>
        </w:rPr>
        <w:t>Nhà cung cấp các dịch vụ cho sự kiện: Yêu cầu đưa ra những danh sách nhà cung cấp dịch vụ tương ứng với các vật liệu, dụng cụ, nhân lực outsoure.</w:t>
      </w:r>
    </w:p>
    <w:p w14:paraId="33679714" w14:textId="77777777" w:rsidR="00F84FA4" w:rsidRPr="002E24F0" w:rsidRDefault="00F84FA4" w:rsidP="00C63E3E">
      <w:pPr>
        <w:pStyle w:val="ListParagraph"/>
        <w:numPr>
          <w:ilvl w:val="0"/>
          <w:numId w:val="34"/>
        </w:numPr>
        <w:spacing w:after="160" w:line="259" w:lineRule="auto"/>
        <w:ind w:firstLine="900"/>
        <w:jc w:val="both"/>
        <w:rPr>
          <w:sz w:val="28"/>
          <w:szCs w:val="28"/>
        </w:rPr>
      </w:pPr>
      <w:r w:rsidRPr="002E24F0">
        <w:rPr>
          <w:sz w:val="28"/>
          <w:szCs w:val="28"/>
        </w:rPr>
        <w:t>Danh sách tất cả các nhà cung cấp cho từng đề mục.</w:t>
      </w:r>
    </w:p>
    <w:p w14:paraId="281BAB44" w14:textId="77777777" w:rsidR="00F84FA4" w:rsidRPr="002E24F0" w:rsidRDefault="00F84FA4" w:rsidP="00C63E3E">
      <w:pPr>
        <w:pStyle w:val="ListParagraph"/>
        <w:numPr>
          <w:ilvl w:val="0"/>
          <w:numId w:val="34"/>
        </w:numPr>
        <w:spacing w:after="160" w:line="259" w:lineRule="auto"/>
        <w:ind w:firstLine="900"/>
        <w:jc w:val="both"/>
        <w:rPr>
          <w:sz w:val="28"/>
          <w:szCs w:val="28"/>
        </w:rPr>
      </w:pPr>
      <w:r w:rsidRPr="002E24F0">
        <w:rPr>
          <w:sz w:val="28"/>
          <w:szCs w:val="28"/>
        </w:rPr>
        <w:t>Mỗi đề mục thì có 1 danh sách cho các nhà cung cấp.</w:t>
      </w:r>
    </w:p>
    <w:p w14:paraId="48861C3E" w14:textId="77777777" w:rsidR="00F84FA4" w:rsidRPr="002E24F0" w:rsidRDefault="00F84FA4" w:rsidP="00C63E3E">
      <w:pPr>
        <w:pStyle w:val="ListParagraph"/>
        <w:numPr>
          <w:ilvl w:val="0"/>
          <w:numId w:val="34"/>
        </w:numPr>
        <w:spacing w:after="160" w:line="259" w:lineRule="auto"/>
        <w:ind w:firstLine="900"/>
        <w:jc w:val="both"/>
        <w:rPr>
          <w:sz w:val="28"/>
          <w:szCs w:val="28"/>
        </w:rPr>
      </w:pPr>
      <w:r w:rsidRPr="002E24F0">
        <w:rPr>
          <w:sz w:val="28"/>
          <w:szCs w:val="28"/>
        </w:rPr>
        <w:t xml:space="preserve">Lựa chọn nhà cung cấp phù hợp. </w:t>
      </w:r>
    </w:p>
    <w:p w14:paraId="5BF6521F" w14:textId="77777777" w:rsidR="00F84FA4" w:rsidRPr="002E24F0" w:rsidRDefault="00F84FA4" w:rsidP="00C63E3E">
      <w:pPr>
        <w:pStyle w:val="ListParagraph"/>
        <w:numPr>
          <w:ilvl w:val="0"/>
          <w:numId w:val="35"/>
        </w:numPr>
        <w:spacing w:after="160" w:line="259" w:lineRule="auto"/>
        <w:jc w:val="both"/>
        <w:rPr>
          <w:sz w:val="28"/>
          <w:szCs w:val="28"/>
        </w:rPr>
      </w:pPr>
      <w:r w:rsidRPr="002E24F0">
        <w:rPr>
          <w:sz w:val="28"/>
          <w:szCs w:val="28"/>
        </w:rPr>
        <w:t>Nhà tài trợ: Yêu cầu đưa ra bảng danh sách các nhà tài trợ cho sự kiện, số lượng, độ ưu tiên.</w:t>
      </w:r>
    </w:p>
    <w:p w14:paraId="13B95E75" w14:textId="77777777" w:rsidR="00F84FA4" w:rsidRPr="002E24F0" w:rsidRDefault="00F84FA4" w:rsidP="00C63E3E">
      <w:pPr>
        <w:pStyle w:val="ListParagraph"/>
        <w:numPr>
          <w:ilvl w:val="0"/>
          <w:numId w:val="36"/>
        </w:numPr>
        <w:spacing w:after="160" w:line="259" w:lineRule="auto"/>
        <w:ind w:firstLine="900"/>
        <w:jc w:val="both"/>
        <w:rPr>
          <w:sz w:val="28"/>
          <w:szCs w:val="28"/>
        </w:rPr>
      </w:pPr>
      <w:r w:rsidRPr="002E24F0">
        <w:rPr>
          <w:sz w:val="28"/>
          <w:szCs w:val="28"/>
        </w:rPr>
        <w:t>Danh sách nhà tài trợ.</w:t>
      </w:r>
    </w:p>
    <w:p w14:paraId="49697742" w14:textId="77777777" w:rsidR="00F84FA4" w:rsidRPr="002E24F0" w:rsidRDefault="00F84FA4" w:rsidP="00C63E3E">
      <w:pPr>
        <w:pStyle w:val="ListParagraph"/>
        <w:numPr>
          <w:ilvl w:val="0"/>
          <w:numId w:val="36"/>
        </w:numPr>
        <w:spacing w:after="160" w:line="259" w:lineRule="auto"/>
        <w:ind w:firstLine="900"/>
        <w:jc w:val="both"/>
        <w:rPr>
          <w:sz w:val="28"/>
          <w:szCs w:val="28"/>
        </w:rPr>
      </w:pPr>
      <w:r w:rsidRPr="002E24F0">
        <w:rPr>
          <w:sz w:val="28"/>
          <w:szCs w:val="28"/>
        </w:rPr>
        <w:t>Hồ sơ tài trợ.</w:t>
      </w:r>
    </w:p>
    <w:p w14:paraId="6E110720" w14:textId="77777777" w:rsidR="00F84FA4" w:rsidRPr="002E24F0" w:rsidRDefault="00F84FA4" w:rsidP="00C63E3E">
      <w:pPr>
        <w:pStyle w:val="ListParagraph"/>
        <w:numPr>
          <w:ilvl w:val="0"/>
          <w:numId w:val="36"/>
        </w:numPr>
        <w:spacing w:after="160" w:line="259" w:lineRule="auto"/>
        <w:ind w:firstLine="900"/>
        <w:jc w:val="both"/>
        <w:rPr>
          <w:sz w:val="28"/>
          <w:szCs w:val="28"/>
        </w:rPr>
      </w:pPr>
      <w:r w:rsidRPr="002E24F0">
        <w:rPr>
          <w:sz w:val="28"/>
          <w:szCs w:val="28"/>
        </w:rPr>
        <w:t xml:space="preserve">Lựa chọn nhà tài trợ phù hợp với loại sự kiện. </w:t>
      </w:r>
    </w:p>
    <w:p w14:paraId="1E4B42E6" w14:textId="77777777" w:rsidR="00F84FA4" w:rsidRPr="002E24F0" w:rsidRDefault="00F84FA4" w:rsidP="00C63E3E">
      <w:pPr>
        <w:jc w:val="both"/>
        <w:rPr>
          <w:sz w:val="28"/>
          <w:szCs w:val="28"/>
        </w:rPr>
      </w:pPr>
      <w:r w:rsidRPr="002E24F0">
        <w:rPr>
          <w:sz w:val="28"/>
          <w:szCs w:val="28"/>
        </w:rPr>
        <w:t>Với mỗi loại hình sự kiện, chúng ta đều có quy trình tổ chức chuẩn và phù hợp, đi kèm với danh sách các công cụ, nhà cung cấp, nhà tài trợ tương ứng.</w:t>
      </w:r>
    </w:p>
    <w:p w14:paraId="4852372A" w14:textId="77777777" w:rsidR="00F84FA4" w:rsidRPr="002E24F0" w:rsidRDefault="00F84FA4" w:rsidP="00C63E3E">
      <w:pPr>
        <w:pStyle w:val="ListParagraph"/>
        <w:numPr>
          <w:ilvl w:val="0"/>
          <w:numId w:val="37"/>
        </w:numPr>
        <w:spacing w:after="160" w:line="259" w:lineRule="auto"/>
        <w:jc w:val="both"/>
        <w:rPr>
          <w:sz w:val="28"/>
          <w:szCs w:val="28"/>
        </w:rPr>
      </w:pPr>
      <w:r w:rsidRPr="002E24F0">
        <w:rPr>
          <w:sz w:val="28"/>
          <w:szCs w:val="28"/>
        </w:rPr>
        <w:t>Phân tích nhu cầu khách hàng: Đưa ra bảng chi tiết các yêu cầu của khách hàng, kết hợp với phân bố nguồn lực của ta để đưa ra kế hoạch hành động chi tiết.</w:t>
      </w:r>
    </w:p>
    <w:p w14:paraId="151B1649" w14:textId="77777777" w:rsidR="00F84FA4" w:rsidRPr="002E24F0" w:rsidRDefault="00F84FA4" w:rsidP="00C63E3E">
      <w:pPr>
        <w:pStyle w:val="ListParagraph"/>
        <w:numPr>
          <w:ilvl w:val="0"/>
          <w:numId w:val="38"/>
        </w:numPr>
        <w:spacing w:after="160" w:line="259" w:lineRule="auto"/>
        <w:jc w:val="both"/>
        <w:rPr>
          <w:sz w:val="28"/>
          <w:szCs w:val="28"/>
        </w:rPr>
      </w:pPr>
      <w:r w:rsidRPr="002E24F0">
        <w:rPr>
          <w:sz w:val="28"/>
          <w:szCs w:val="28"/>
        </w:rPr>
        <w:t>Dựa trên yêu cầu cơ bản của khách hàng, đưa ra bản kế hoạch hoạt động chi tiết.</w:t>
      </w:r>
    </w:p>
    <w:p w14:paraId="4B32A1B2" w14:textId="77777777" w:rsidR="00F84FA4" w:rsidRPr="002E24F0" w:rsidRDefault="00F84FA4" w:rsidP="00C63E3E">
      <w:pPr>
        <w:pStyle w:val="ListParagraph"/>
        <w:numPr>
          <w:ilvl w:val="0"/>
          <w:numId w:val="38"/>
        </w:numPr>
        <w:spacing w:after="160" w:line="259" w:lineRule="auto"/>
        <w:jc w:val="both"/>
        <w:rPr>
          <w:sz w:val="28"/>
          <w:szCs w:val="28"/>
        </w:rPr>
      </w:pPr>
      <w:r w:rsidRPr="002E24F0">
        <w:rPr>
          <w:sz w:val="28"/>
          <w:szCs w:val="28"/>
        </w:rPr>
        <w:lastRenderedPageBreak/>
        <w:t>Đưa ra nhiều phương án lựa chọn cho khách hàng: nhiều địa điểm, đồ ăn,…</w:t>
      </w:r>
    </w:p>
    <w:p w14:paraId="707205D3" w14:textId="77777777" w:rsidR="00F84FA4" w:rsidRPr="002E24F0" w:rsidRDefault="00F84FA4" w:rsidP="00C63E3E">
      <w:pPr>
        <w:pStyle w:val="ListParagraph"/>
        <w:numPr>
          <w:ilvl w:val="0"/>
          <w:numId w:val="39"/>
        </w:numPr>
        <w:spacing w:after="160" w:line="259" w:lineRule="auto"/>
        <w:jc w:val="both"/>
        <w:rPr>
          <w:sz w:val="28"/>
          <w:szCs w:val="28"/>
        </w:rPr>
      </w:pPr>
      <w:r w:rsidRPr="002E24F0">
        <w:rPr>
          <w:sz w:val="28"/>
          <w:szCs w:val="28"/>
        </w:rPr>
        <w:t xml:space="preserve">Soạn thảo hợp đồng: </w:t>
      </w:r>
    </w:p>
    <w:p w14:paraId="61565986" w14:textId="77777777" w:rsidR="00F84FA4" w:rsidRPr="002E24F0" w:rsidRDefault="00F84FA4" w:rsidP="00C63E3E">
      <w:pPr>
        <w:pStyle w:val="ListParagraph"/>
        <w:numPr>
          <w:ilvl w:val="0"/>
          <w:numId w:val="40"/>
        </w:numPr>
        <w:spacing w:after="160" w:line="259" w:lineRule="auto"/>
        <w:ind w:firstLine="0"/>
        <w:jc w:val="both"/>
        <w:rPr>
          <w:sz w:val="28"/>
          <w:szCs w:val="28"/>
        </w:rPr>
      </w:pPr>
      <w:r w:rsidRPr="002E24F0">
        <w:rPr>
          <w:sz w:val="28"/>
          <w:szCs w:val="28"/>
        </w:rPr>
        <w:t>Ghi rõ điều lệ 2 bên.</w:t>
      </w:r>
    </w:p>
    <w:p w14:paraId="48B55CD8" w14:textId="77777777" w:rsidR="00F84FA4" w:rsidRPr="002E24F0" w:rsidRDefault="00F84FA4" w:rsidP="00C63E3E">
      <w:pPr>
        <w:pStyle w:val="ListParagraph"/>
        <w:numPr>
          <w:ilvl w:val="0"/>
          <w:numId w:val="40"/>
        </w:numPr>
        <w:spacing w:after="160" w:line="259" w:lineRule="auto"/>
        <w:ind w:firstLine="0"/>
        <w:jc w:val="both"/>
        <w:rPr>
          <w:sz w:val="28"/>
          <w:szCs w:val="28"/>
        </w:rPr>
      </w:pPr>
      <w:r w:rsidRPr="002E24F0">
        <w:rPr>
          <w:sz w:val="28"/>
          <w:szCs w:val="28"/>
        </w:rPr>
        <w:t>Nội dung công việc.</w:t>
      </w:r>
    </w:p>
    <w:p w14:paraId="70B7AB46" w14:textId="77777777" w:rsidR="00F84FA4" w:rsidRPr="002E24F0" w:rsidRDefault="00F84FA4" w:rsidP="00C63E3E">
      <w:pPr>
        <w:pStyle w:val="ListParagraph"/>
        <w:numPr>
          <w:ilvl w:val="0"/>
          <w:numId w:val="40"/>
        </w:numPr>
        <w:spacing w:after="160" w:line="259" w:lineRule="auto"/>
        <w:ind w:firstLine="0"/>
        <w:jc w:val="both"/>
        <w:rPr>
          <w:sz w:val="28"/>
          <w:szCs w:val="28"/>
        </w:rPr>
      </w:pPr>
      <w:r w:rsidRPr="002E24F0">
        <w:rPr>
          <w:sz w:val="28"/>
          <w:szCs w:val="28"/>
        </w:rPr>
        <w:t>Phương pháp tổ chức.</w:t>
      </w:r>
    </w:p>
    <w:p w14:paraId="51329058" w14:textId="77777777" w:rsidR="00F84FA4" w:rsidRPr="002E24F0" w:rsidRDefault="00F84FA4" w:rsidP="00C63E3E">
      <w:pPr>
        <w:pStyle w:val="ListParagraph"/>
        <w:numPr>
          <w:ilvl w:val="0"/>
          <w:numId w:val="40"/>
        </w:numPr>
        <w:spacing w:after="160" w:line="259" w:lineRule="auto"/>
        <w:ind w:firstLine="0"/>
        <w:jc w:val="both"/>
        <w:rPr>
          <w:sz w:val="28"/>
          <w:szCs w:val="28"/>
        </w:rPr>
      </w:pPr>
      <w:r w:rsidRPr="002E24F0">
        <w:rPr>
          <w:sz w:val="28"/>
          <w:szCs w:val="28"/>
        </w:rPr>
        <w:t>Trách nhiệm mỗi bên.</w:t>
      </w:r>
    </w:p>
    <w:p w14:paraId="1BD859CF" w14:textId="77777777" w:rsidR="00F84FA4" w:rsidRPr="002E24F0" w:rsidRDefault="00F84FA4" w:rsidP="00C63E3E">
      <w:pPr>
        <w:pStyle w:val="ListParagraph"/>
        <w:numPr>
          <w:ilvl w:val="0"/>
          <w:numId w:val="40"/>
        </w:numPr>
        <w:spacing w:after="160" w:line="259" w:lineRule="auto"/>
        <w:ind w:firstLine="0"/>
        <w:jc w:val="both"/>
        <w:rPr>
          <w:sz w:val="28"/>
          <w:szCs w:val="28"/>
        </w:rPr>
      </w:pPr>
      <w:r w:rsidRPr="002E24F0">
        <w:rPr>
          <w:sz w:val="28"/>
          <w:szCs w:val="28"/>
        </w:rPr>
        <w:t xml:space="preserve">Giá trị hợp đồng và cách thức thanh toán. </w:t>
      </w:r>
    </w:p>
    <w:p w14:paraId="55FA2BDF" w14:textId="3928858F" w:rsidR="00F84FA4" w:rsidRPr="002E24F0" w:rsidRDefault="00F532D2" w:rsidP="004F648D">
      <w:pPr>
        <w:pStyle w:val="Style3"/>
      </w:pPr>
      <w:bookmarkStart w:id="93" w:name="_Toc65594284"/>
      <w:r w:rsidRPr="002E24F0">
        <w:t xml:space="preserve">3.1.2 </w:t>
      </w:r>
      <w:r w:rsidR="00F84FA4" w:rsidRPr="002E24F0">
        <w:t>Chuẩn bị tổ chức:</w:t>
      </w:r>
      <w:bookmarkEnd w:id="93"/>
      <w:r w:rsidR="00F84FA4" w:rsidRPr="002E24F0">
        <w:t xml:space="preserve"> </w:t>
      </w:r>
    </w:p>
    <w:p w14:paraId="7971E366" w14:textId="77777777" w:rsidR="00F84FA4" w:rsidRPr="002E24F0" w:rsidRDefault="00F84FA4" w:rsidP="00C63E3E">
      <w:pPr>
        <w:ind w:left="360" w:firstLine="360"/>
        <w:jc w:val="both"/>
        <w:rPr>
          <w:sz w:val="28"/>
          <w:szCs w:val="28"/>
        </w:rPr>
      </w:pPr>
      <w:r w:rsidRPr="002E24F0">
        <w:rPr>
          <w:sz w:val="28"/>
          <w:szCs w:val="28"/>
        </w:rPr>
        <w:t xml:space="preserve">Giai đoạn này, đội ngũ tham gia tổ chức sự kiện bỏ công sức ra nhiều nhất, chi phí giai đoạn này gần như chiếm chọn chi phí của toàn bộ sự kiện (chuẩn bị thiết bị, thuê sân bãi, dụng cụ phục vụ biểu diễn, thiết kế sân khấu,…), tất cả các bộ phận tham gia đều phải hoàn thành công việc theo yêu cầu để sẵn sàng cho buổi diễn ra sự kiện. Yêu cầu đối với các bộ phận tham gia là công việc cần thực hiện chu đáo, tỉ mỉ, hiểu rõ công việc mình đảm trách, chủ động trong công việc, biết cách kết hợp làm việc theo nhóm, và mọi thông tin cần được chia sẻ thẳng thắn, công khai. Người điều hành cần chủ động tạo môi trường làm việc tích cực, khích lệ, giám sát các thành viên hoàn thành công việc theo yêu cầu. Đồng thời, thường xuyên trao đổi với đơn vị đối tác, để có sự điều chỉnh phù hợp, thể hiện tính chuyên nghiệp trong cách làm việc. </w:t>
      </w:r>
    </w:p>
    <w:p w14:paraId="212DB4A5" w14:textId="77777777" w:rsidR="00F84FA4" w:rsidRPr="002E24F0" w:rsidRDefault="00F84FA4" w:rsidP="00C63E3E">
      <w:pPr>
        <w:ind w:left="360" w:firstLine="360"/>
        <w:jc w:val="both"/>
        <w:rPr>
          <w:sz w:val="28"/>
          <w:szCs w:val="28"/>
        </w:rPr>
      </w:pPr>
      <w:r w:rsidRPr="002E24F0">
        <w:rPr>
          <w:sz w:val="28"/>
          <w:szCs w:val="28"/>
        </w:rPr>
        <w:t xml:space="preserve">Công việc cụ thể là: </w:t>
      </w:r>
    </w:p>
    <w:p w14:paraId="7177E9B1" w14:textId="77777777" w:rsidR="00F84FA4" w:rsidRPr="002E24F0" w:rsidRDefault="00F84FA4" w:rsidP="00C63E3E">
      <w:pPr>
        <w:ind w:left="360" w:firstLine="360"/>
        <w:jc w:val="both"/>
        <w:rPr>
          <w:sz w:val="28"/>
          <w:szCs w:val="28"/>
        </w:rPr>
      </w:pPr>
      <w:r w:rsidRPr="002E24F0">
        <w:rPr>
          <w:sz w:val="28"/>
          <w:szCs w:val="28"/>
        </w:rPr>
        <w:t xml:space="preserve">- Thông báo cho toàn bộ nhân viên, đưa ra người phụ trách chính cho chương trình. </w:t>
      </w:r>
    </w:p>
    <w:p w14:paraId="204D1DA5" w14:textId="77777777" w:rsidR="00F84FA4" w:rsidRPr="002E24F0" w:rsidRDefault="00F84FA4" w:rsidP="00C63E3E">
      <w:pPr>
        <w:ind w:left="360" w:firstLine="360"/>
        <w:jc w:val="both"/>
        <w:rPr>
          <w:sz w:val="28"/>
          <w:szCs w:val="28"/>
        </w:rPr>
      </w:pPr>
      <w:r w:rsidRPr="002E24F0">
        <w:rPr>
          <w:sz w:val="28"/>
          <w:szCs w:val="28"/>
        </w:rPr>
        <w:t xml:space="preserve">- Tiến hành triển khai, khảo sát địa điểm tổ chức sự kiện, có được sơ đồ của nơi đó. </w:t>
      </w:r>
    </w:p>
    <w:p w14:paraId="4976FD9C" w14:textId="77777777" w:rsidR="00F84FA4" w:rsidRPr="002E24F0" w:rsidRDefault="00F84FA4" w:rsidP="00C63E3E">
      <w:pPr>
        <w:ind w:left="360" w:firstLine="360"/>
        <w:jc w:val="both"/>
        <w:rPr>
          <w:sz w:val="28"/>
          <w:szCs w:val="28"/>
        </w:rPr>
      </w:pPr>
      <w:r w:rsidRPr="002E24F0">
        <w:rPr>
          <w:sz w:val="28"/>
          <w:szCs w:val="28"/>
        </w:rPr>
        <w:t xml:space="preserve">- Đảm bảo các chương trình trong kịch bản đúng luật và được chính quyền địa phương cho phép. </w:t>
      </w:r>
    </w:p>
    <w:p w14:paraId="74EC2C20" w14:textId="77777777" w:rsidR="00F84FA4" w:rsidRPr="002E24F0" w:rsidRDefault="00F84FA4" w:rsidP="00C63E3E">
      <w:pPr>
        <w:ind w:left="360" w:firstLine="360"/>
        <w:jc w:val="both"/>
        <w:rPr>
          <w:sz w:val="28"/>
          <w:szCs w:val="28"/>
        </w:rPr>
      </w:pPr>
      <w:r w:rsidRPr="002E24F0">
        <w:rPr>
          <w:sz w:val="28"/>
          <w:szCs w:val="28"/>
        </w:rPr>
        <w:t xml:space="preserve">- Lập bảng phân chia công việc cụ thể, đưa ra danh người điều hành, người phụ trách từng mảng công việc, người tham gia hỗ trợ, đội ngũ công tác viên,… Mỗi trưởng nhóm có nhiệm vụ chỉ dẫn, chia sẻ thông tin cho các thành viên khác. </w:t>
      </w:r>
    </w:p>
    <w:p w14:paraId="2365BB64" w14:textId="77777777" w:rsidR="00F84FA4" w:rsidRPr="002E24F0" w:rsidRDefault="00F84FA4" w:rsidP="00C63E3E">
      <w:pPr>
        <w:ind w:left="360" w:firstLine="360"/>
        <w:jc w:val="both"/>
        <w:rPr>
          <w:sz w:val="28"/>
          <w:szCs w:val="28"/>
        </w:rPr>
      </w:pPr>
      <w:r w:rsidRPr="002E24F0">
        <w:rPr>
          <w:sz w:val="28"/>
          <w:szCs w:val="28"/>
        </w:rPr>
        <w:lastRenderedPageBreak/>
        <w:t>- Trưởng nhóm lập bảng phân công công việc cho nhóm mình, dựa vào bảng mô tả công việc và bản dự trù kinh phí chi tiết. Trên cơ sở đó, đưa ra danh sách chi tiết các thành viên tham gia sự kiện. Các nhóm trưởng chịu trách nhiệm nắm đầu việc và áo cáo thường xuyên cho người điều hành chương trình. Những người này phải thường xuyên họp mặt để thống nhất ý tưởng, nội dung cụ thể đến tiến độ công việc.</w:t>
      </w:r>
    </w:p>
    <w:p w14:paraId="10D2B73C" w14:textId="77777777" w:rsidR="00F84FA4" w:rsidRPr="002E24F0" w:rsidRDefault="00F84FA4" w:rsidP="00C63E3E">
      <w:pPr>
        <w:ind w:firstLine="720"/>
        <w:jc w:val="both"/>
        <w:rPr>
          <w:sz w:val="28"/>
          <w:szCs w:val="28"/>
        </w:rPr>
      </w:pPr>
      <w:r w:rsidRPr="002E24F0">
        <w:rPr>
          <w:sz w:val="28"/>
          <w:szCs w:val="28"/>
        </w:rPr>
        <w:t xml:space="preserve">- Đưa thông tin kịch bản chương trình đến tận tay từng cá nhân có tên trong kịch bản chương trình. </w:t>
      </w:r>
    </w:p>
    <w:p w14:paraId="7ECC2C58" w14:textId="77777777" w:rsidR="00F84FA4" w:rsidRPr="002E24F0" w:rsidRDefault="00F84FA4" w:rsidP="00C63E3E">
      <w:pPr>
        <w:ind w:firstLine="720"/>
        <w:jc w:val="both"/>
        <w:rPr>
          <w:sz w:val="28"/>
          <w:szCs w:val="28"/>
        </w:rPr>
      </w:pPr>
      <w:r w:rsidRPr="002E24F0">
        <w:rPr>
          <w:sz w:val="28"/>
          <w:szCs w:val="28"/>
        </w:rPr>
        <w:t>- Đối với mỗi nhóm:</w:t>
      </w:r>
    </w:p>
    <w:p w14:paraId="79CE2AF8" w14:textId="77777777" w:rsidR="00F84FA4" w:rsidRPr="002E24F0" w:rsidRDefault="00F84FA4" w:rsidP="00C63E3E">
      <w:pPr>
        <w:pStyle w:val="ListParagraph"/>
        <w:numPr>
          <w:ilvl w:val="0"/>
          <w:numId w:val="41"/>
        </w:numPr>
        <w:spacing w:after="160" w:line="259" w:lineRule="auto"/>
        <w:jc w:val="both"/>
        <w:rPr>
          <w:sz w:val="28"/>
          <w:szCs w:val="28"/>
        </w:rPr>
      </w:pPr>
      <w:r w:rsidRPr="002E24F0">
        <w:rPr>
          <w:sz w:val="28"/>
          <w:szCs w:val="28"/>
        </w:rPr>
        <w:t>Lên danh sách cụ thể các đầu việc, giao việc cụ thể cho từng cá nhân (kiểm tra tiến độ dựa vào bảng mô tả công việc).</w:t>
      </w:r>
    </w:p>
    <w:p w14:paraId="755367CC" w14:textId="77777777" w:rsidR="00F84FA4" w:rsidRPr="002E24F0" w:rsidRDefault="00F84FA4" w:rsidP="00C63E3E">
      <w:pPr>
        <w:pStyle w:val="ListParagraph"/>
        <w:numPr>
          <w:ilvl w:val="0"/>
          <w:numId w:val="41"/>
        </w:numPr>
        <w:spacing w:after="160" w:line="259" w:lineRule="auto"/>
        <w:jc w:val="both"/>
        <w:rPr>
          <w:sz w:val="28"/>
          <w:szCs w:val="28"/>
        </w:rPr>
      </w:pPr>
      <w:r w:rsidRPr="002E24F0">
        <w:rPr>
          <w:sz w:val="28"/>
          <w:szCs w:val="28"/>
        </w:rPr>
        <w:t>Tập luyện các kĩ năng phục vụ cho sự kiện.</w:t>
      </w:r>
    </w:p>
    <w:p w14:paraId="1BC1F91E" w14:textId="77777777" w:rsidR="00F84FA4" w:rsidRPr="002E24F0" w:rsidRDefault="00F84FA4" w:rsidP="00C63E3E">
      <w:pPr>
        <w:pStyle w:val="ListParagraph"/>
        <w:numPr>
          <w:ilvl w:val="0"/>
          <w:numId w:val="41"/>
        </w:numPr>
        <w:spacing w:after="160" w:line="259" w:lineRule="auto"/>
        <w:jc w:val="both"/>
        <w:rPr>
          <w:sz w:val="28"/>
          <w:szCs w:val="28"/>
        </w:rPr>
      </w:pPr>
      <w:r w:rsidRPr="002E24F0">
        <w:rPr>
          <w:sz w:val="28"/>
          <w:szCs w:val="28"/>
        </w:rPr>
        <w:t>Với các dụng cụ hay các yếu tố ngoài cần chuẩn bị thì liên hệ với các nhà phân phối =&gt; Đưa ra danh sách nhà cung cấp cần có (Quá trình này sẽ tích lũy số lượng nhà cung cấp).</w:t>
      </w:r>
    </w:p>
    <w:p w14:paraId="7B7EBF0C" w14:textId="77777777" w:rsidR="00F84FA4" w:rsidRPr="002E24F0" w:rsidRDefault="00F84FA4" w:rsidP="00C63E3E">
      <w:pPr>
        <w:pStyle w:val="ListParagraph"/>
        <w:numPr>
          <w:ilvl w:val="0"/>
          <w:numId w:val="41"/>
        </w:numPr>
        <w:spacing w:after="160" w:line="259" w:lineRule="auto"/>
        <w:jc w:val="both"/>
        <w:rPr>
          <w:sz w:val="28"/>
          <w:szCs w:val="28"/>
        </w:rPr>
      </w:pPr>
      <w:r w:rsidRPr="002E24F0">
        <w:rPr>
          <w:sz w:val="28"/>
          <w:szCs w:val="28"/>
        </w:rPr>
        <w:t>Báo cáo ngay khi có khó khăn phát sinh trong quá trình chuẩn bị.</w:t>
      </w:r>
    </w:p>
    <w:p w14:paraId="487436AE" w14:textId="77777777" w:rsidR="00F84FA4" w:rsidRPr="002E24F0" w:rsidRDefault="00F84FA4" w:rsidP="00C63E3E">
      <w:pPr>
        <w:pStyle w:val="ListParagraph"/>
        <w:numPr>
          <w:ilvl w:val="0"/>
          <w:numId w:val="42"/>
        </w:numPr>
        <w:spacing w:after="160" w:line="259" w:lineRule="auto"/>
        <w:jc w:val="both"/>
        <w:rPr>
          <w:sz w:val="28"/>
          <w:szCs w:val="28"/>
        </w:rPr>
      </w:pPr>
      <w:r w:rsidRPr="002E24F0">
        <w:rPr>
          <w:sz w:val="28"/>
          <w:szCs w:val="28"/>
        </w:rPr>
        <w:t xml:space="preserve">Luôn luôn có ít nhất 1 người đóng vai trò dự bị thay cho trưởng nhóm, đề phòng sự cố hoặc có thay đổi nhân sự đột ngột (người này phải nắm bắt được toàn bộ công việc). </w:t>
      </w:r>
    </w:p>
    <w:p w14:paraId="2D628CDA" w14:textId="77777777" w:rsidR="00F84FA4" w:rsidRPr="002E24F0" w:rsidRDefault="00F84FA4" w:rsidP="00C63E3E">
      <w:pPr>
        <w:ind w:firstLine="720"/>
        <w:jc w:val="both"/>
        <w:rPr>
          <w:sz w:val="28"/>
          <w:szCs w:val="28"/>
        </w:rPr>
      </w:pPr>
      <w:r w:rsidRPr="002E24F0">
        <w:rPr>
          <w:sz w:val="28"/>
          <w:szCs w:val="28"/>
        </w:rPr>
        <w:t xml:space="preserve">- Chuẩn bị về y tế. </w:t>
      </w:r>
    </w:p>
    <w:p w14:paraId="38C2404B" w14:textId="77777777" w:rsidR="00F84FA4" w:rsidRPr="002E24F0" w:rsidRDefault="00F84FA4" w:rsidP="00C63E3E">
      <w:pPr>
        <w:ind w:firstLine="720"/>
        <w:jc w:val="both"/>
        <w:rPr>
          <w:sz w:val="28"/>
          <w:szCs w:val="28"/>
        </w:rPr>
      </w:pPr>
      <w:r w:rsidRPr="002E24F0">
        <w:rPr>
          <w:sz w:val="28"/>
          <w:szCs w:val="28"/>
        </w:rPr>
        <w:t xml:space="preserve">- Chuẩn bị thẻ tên cho Ban tổ chức. </w:t>
      </w:r>
    </w:p>
    <w:p w14:paraId="0F294076" w14:textId="77777777" w:rsidR="00F84FA4" w:rsidRPr="002E24F0" w:rsidRDefault="00F84FA4" w:rsidP="00C63E3E">
      <w:pPr>
        <w:ind w:firstLine="720"/>
        <w:jc w:val="both"/>
        <w:rPr>
          <w:sz w:val="28"/>
          <w:szCs w:val="28"/>
        </w:rPr>
      </w:pPr>
      <w:r w:rsidRPr="002E24F0">
        <w:rPr>
          <w:sz w:val="28"/>
          <w:szCs w:val="28"/>
        </w:rPr>
        <w:t xml:space="preserve">- Thiết kế bản thảo khảo sát để tìm hiểu đánh giá của học viên trực tiếp tham gia chương trình và nhu cầu của họ trong tương lai. </w:t>
      </w:r>
    </w:p>
    <w:p w14:paraId="3C9A9FB9" w14:textId="150652C1" w:rsidR="00F84FA4" w:rsidRPr="002E24F0" w:rsidRDefault="00DF1E0A" w:rsidP="004F648D">
      <w:pPr>
        <w:pStyle w:val="Style3"/>
      </w:pPr>
      <w:bookmarkStart w:id="94" w:name="_Toc65594285"/>
      <w:r w:rsidRPr="002E24F0">
        <w:t xml:space="preserve">3.1.3 </w:t>
      </w:r>
      <w:r w:rsidR="00F84FA4" w:rsidRPr="002E24F0">
        <w:t>Triển khai:</w:t>
      </w:r>
      <w:bookmarkEnd w:id="94"/>
      <w:r w:rsidR="00F84FA4" w:rsidRPr="002E24F0">
        <w:t xml:space="preserve"> </w:t>
      </w:r>
    </w:p>
    <w:p w14:paraId="12EE402C" w14:textId="77777777" w:rsidR="00F84FA4" w:rsidRPr="002E24F0" w:rsidRDefault="00F84FA4" w:rsidP="00C63E3E">
      <w:pPr>
        <w:ind w:firstLine="720"/>
        <w:jc w:val="both"/>
        <w:rPr>
          <w:sz w:val="28"/>
          <w:szCs w:val="28"/>
        </w:rPr>
      </w:pPr>
      <w:r w:rsidRPr="002E24F0">
        <w:rPr>
          <w:sz w:val="28"/>
          <w:szCs w:val="28"/>
        </w:rPr>
        <w:t xml:space="preserve">Đây là giai đoạn cho thấy thành quả của tất cả mọi hoạt động mà có thể thấy được. Tuy nhiên, mỗi một sự cố xảy ra sẽ ảnh hưởng tới cả quá trình. Những đơn vị tham gia tổ chức phải luôn trong trạng thái tập trung cho công việc, sẵn sàng ứng biến với mọi tình huống có thể xảy ra. </w:t>
      </w:r>
    </w:p>
    <w:p w14:paraId="592081CB" w14:textId="77777777" w:rsidR="00F84FA4" w:rsidRPr="002E24F0" w:rsidRDefault="00F84FA4" w:rsidP="00C63E3E">
      <w:pPr>
        <w:ind w:firstLine="720"/>
        <w:jc w:val="both"/>
        <w:rPr>
          <w:sz w:val="28"/>
          <w:szCs w:val="28"/>
        </w:rPr>
      </w:pPr>
      <w:r w:rsidRPr="002E24F0">
        <w:rPr>
          <w:sz w:val="28"/>
          <w:szCs w:val="28"/>
        </w:rPr>
        <w:t xml:space="preserve">- Trước giờ khai mạc chính thức, kiểm tra tổng thể toàn bộ các bộ phận, đảm bảo cả êkip ở vị trí sẵn sáng. </w:t>
      </w:r>
    </w:p>
    <w:p w14:paraId="4F203039" w14:textId="77777777" w:rsidR="00F84FA4" w:rsidRPr="002E24F0" w:rsidRDefault="00F84FA4" w:rsidP="00C63E3E">
      <w:pPr>
        <w:ind w:firstLine="720"/>
        <w:jc w:val="both"/>
        <w:rPr>
          <w:sz w:val="28"/>
          <w:szCs w:val="28"/>
        </w:rPr>
      </w:pPr>
      <w:r w:rsidRPr="002E24F0">
        <w:rPr>
          <w:sz w:val="28"/>
          <w:szCs w:val="28"/>
        </w:rPr>
        <w:t xml:space="preserve">- Người điều hành cần 2 trợ lý đối với sự kiện tương đối lớn. </w:t>
      </w:r>
    </w:p>
    <w:p w14:paraId="20E6CEA1" w14:textId="77777777" w:rsidR="00F84FA4" w:rsidRPr="002E24F0" w:rsidRDefault="00F84FA4" w:rsidP="00C63E3E">
      <w:pPr>
        <w:ind w:firstLine="720"/>
        <w:jc w:val="both"/>
        <w:rPr>
          <w:sz w:val="28"/>
          <w:szCs w:val="28"/>
        </w:rPr>
      </w:pPr>
      <w:r w:rsidRPr="002E24F0">
        <w:rPr>
          <w:sz w:val="28"/>
          <w:szCs w:val="28"/>
        </w:rPr>
        <w:lastRenderedPageBreak/>
        <w:t xml:space="preserve">- Chuẩn bị trước cho các tình huống rủi ro có thể xảy ra. </w:t>
      </w:r>
    </w:p>
    <w:p w14:paraId="5191BABF" w14:textId="77777777" w:rsidR="00F84FA4" w:rsidRPr="002E24F0" w:rsidRDefault="00F84FA4" w:rsidP="00C63E3E">
      <w:pPr>
        <w:ind w:firstLine="720"/>
        <w:jc w:val="both"/>
        <w:rPr>
          <w:sz w:val="28"/>
          <w:szCs w:val="28"/>
        </w:rPr>
      </w:pPr>
      <w:r w:rsidRPr="002E24F0">
        <w:rPr>
          <w:sz w:val="28"/>
          <w:szCs w:val="28"/>
        </w:rPr>
        <w:t xml:space="preserve">- Có riêng 1 nhóm triển khai phỏng vấn trực tiếp các thành viên tham dự chương trình, dựa vào mẫu khảo sát. </w:t>
      </w:r>
    </w:p>
    <w:p w14:paraId="5EB61D6F" w14:textId="77777777" w:rsidR="00F84FA4" w:rsidRPr="002E24F0" w:rsidRDefault="00F84FA4" w:rsidP="00C63E3E">
      <w:pPr>
        <w:ind w:firstLine="720"/>
        <w:jc w:val="both"/>
        <w:rPr>
          <w:sz w:val="28"/>
          <w:szCs w:val="28"/>
        </w:rPr>
      </w:pPr>
      <w:r w:rsidRPr="002E24F0">
        <w:rPr>
          <w:sz w:val="28"/>
          <w:szCs w:val="28"/>
        </w:rPr>
        <w:t>- Sau lễ bế mạc:</w:t>
      </w:r>
    </w:p>
    <w:p w14:paraId="0B940252" w14:textId="77777777" w:rsidR="00F84FA4" w:rsidRPr="002E24F0" w:rsidRDefault="00F84FA4" w:rsidP="00C63E3E">
      <w:pPr>
        <w:pStyle w:val="ListParagraph"/>
        <w:numPr>
          <w:ilvl w:val="0"/>
          <w:numId w:val="43"/>
        </w:numPr>
        <w:spacing w:after="160" w:line="259" w:lineRule="auto"/>
        <w:ind w:firstLine="720"/>
        <w:jc w:val="both"/>
        <w:rPr>
          <w:sz w:val="28"/>
          <w:szCs w:val="28"/>
        </w:rPr>
      </w:pPr>
      <w:r w:rsidRPr="002E24F0">
        <w:rPr>
          <w:sz w:val="28"/>
          <w:szCs w:val="28"/>
        </w:rPr>
        <w:t>Dọn dẹp nơi tổ chức.</w:t>
      </w:r>
    </w:p>
    <w:p w14:paraId="4829B2D8" w14:textId="77777777" w:rsidR="00F84FA4" w:rsidRPr="002E24F0" w:rsidRDefault="00F84FA4" w:rsidP="00C63E3E">
      <w:pPr>
        <w:pStyle w:val="ListParagraph"/>
        <w:numPr>
          <w:ilvl w:val="0"/>
          <w:numId w:val="43"/>
        </w:numPr>
        <w:spacing w:after="160" w:line="259" w:lineRule="auto"/>
        <w:ind w:firstLine="720"/>
        <w:jc w:val="both"/>
        <w:rPr>
          <w:sz w:val="28"/>
          <w:szCs w:val="28"/>
        </w:rPr>
      </w:pPr>
      <w:r w:rsidRPr="002E24F0">
        <w:rPr>
          <w:sz w:val="28"/>
          <w:szCs w:val="28"/>
        </w:rPr>
        <w:t>Sửa lại những vật dụng đã sử dụng.</w:t>
      </w:r>
    </w:p>
    <w:p w14:paraId="02BEE502" w14:textId="77777777" w:rsidR="00F84FA4" w:rsidRPr="002E24F0" w:rsidRDefault="00F84FA4" w:rsidP="00C63E3E">
      <w:pPr>
        <w:pStyle w:val="ListParagraph"/>
        <w:numPr>
          <w:ilvl w:val="0"/>
          <w:numId w:val="43"/>
        </w:numPr>
        <w:spacing w:after="160" w:line="259" w:lineRule="auto"/>
        <w:ind w:firstLine="720"/>
        <w:jc w:val="both"/>
        <w:rPr>
          <w:sz w:val="28"/>
          <w:szCs w:val="28"/>
        </w:rPr>
      </w:pPr>
      <w:r w:rsidRPr="002E24F0">
        <w:rPr>
          <w:sz w:val="28"/>
          <w:szCs w:val="28"/>
        </w:rPr>
        <w:t>Thanh toán hợp đồng cho các nhà cung cấp.</w:t>
      </w:r>
    </w:p>
    <w:p w14:paraId="70643DB6" w14:textId="77777777" w:rsidR="00F84FA4" w:rsidRPr="002E24F0" w:rsidRDefault="00F84FA4" w:rsidP="00C63E3E">
      <w:pPr>
        <w:pStyle w:val="ListParagraph"/>
        <w:numPr>
          <w:ilvl w:val="0"/>
          <w:numId w:val="43"/>
        </w:numPr>
        <w:spacing w:after="160" w:line="259" w:lineRule="auto"/>
        <w:ind w:firstLine="720"/>
        <w:jc w:val="both"/>
        <w:rPr>
          <w:sz w:val="28"/>
          <w:szCs w:val="28"/>
        </w:rPr>
      </w:pPr>
      <w:r w:rsidRPr="002E24F0">
        <w:rPr>
          <w:sz w:val="28"/>
          <w:szCs w:val="28"/>
        </w:rPr>
        <w:t xml:space="preserve">Bảo quản kho (Bảo trì những dụng cụng dùng nhiều lần) </w:t>
      </w:r>
    </w:p>
    <w:p w14:paraId="50A073F7" w14:textId="1435F419" w:rsidR="00F84FA4" w:rsidRPr="002E24F0" w:rsidRDefault="00DF1E0A" w:rsidP="004F648D">
      <w:pPr>
        <w:pStyle w:val="Style3"/>
      </w:pPr>
      <w:bookmarkStart w:id="95" w:name="_Toc65594286"/>
      <w:r w:rsidRPr="002E24F0">
        <w:t xml:space="preserve">3.1.4 </w:t>
      </w:r>
      <w:r w:rsidR="00F84FA4" w:rsidRPr="002E24F0">
        <w:t>Đánh giá sau sự kiện:</w:t>
      </w:r>
      <w:bookmarkEnd w:id="95"/>
      <w:r w:rsidR="00F84FA4" w:rsidRPr="002E24F0">
        <w:t xml:space="preserve"> </w:t>
      </w:r>
    </w:p>
    <w:p w14:paraId="368DBD72" w14:textId="77777777" w:rsidR="00F84FA4" w:rsidRPr="002E24F0" w:rsidRDefault="00F84FA4" w:rsidP="00C63E3E">
      <w:pPr>
        <w:ind w:left="360" w:firstLine="360"/>
        <w:jc w:val="both"/>
        <w:rPr>
          <w:sz w:val="28"/>
          <w:szCs w:val="28"/>
        </w:rPr>
      </w:pPr>
      <w:r w:rsidRPr="002E24F0">
        <w:rPr>
          <w:sz w:val="28"/>
          <w:szCs w:val="28"/>
        </w:rPr>
        <w:t xml:space="preserve">Mọi ý kiến đưa ra sau sự kiện, ngoài việc đội tham gia tổ chức sự kiện rút kinh nghiệm cho mình, còn là kinh nghiệm cho những bạn đồng nghiệp khác, cùng nhau hoàn thiện hơn, chuyên nghiệp hơn trong công tác tổ chức. Đồng thời, người chịu trách nhiệm chương trình cũng cần có những tiêu chí đánh giá chính xác cho thành công của một chương trình sự kiện, và nắm rõ yếu tố ảnh hưởng tới thành công, và cách để có những thông tin chính xác từ các bên tham gia (những đơn vị cùng tham gia tổ chức, khách hàng, công chúng tham dự chương trình, giới truyền thông,...). Ngoài ra, trưởng nhóm cũng cần lắng nghe sự đóng góp của các cá nhân khác cùng tham gia để tiến bộ hơn trong những lần thực hiện tiếp theo. Bên cạnh đó, những thông tin thu thập được còn được lưu giữ làm cơ sở dữ liệu cho kế hoạch truyền thông của cả công ty. Cụ thể các bước của giai đoạn này như sau: </w:t>
      </w:r>
    </w:p>
    <w:p w14:paraId="76A99BC6" w14:textId="77777777" w:rsidR="00F84FA4" w:rsidRPr="002E24F0" w:rsidRDefault="00F84FA4" w:rsidP="00C63E3E">
      <w:pPr>
        <w:ind w:left="360" w:firstLine="360"/>
        <w:jc w:val="both"/>
        <w:rPr>
          <w:sz w:val="28"/>
          <w:szCs w:val="28"/>
        </w:rPr>
      </w:pPr>
      <w:r w:rsidRPr="002E24F0">
        <w:rPr>
          <w:sz w:val="28"/>
          <w:szCs w:val="28"/>
        </w:rPr>
        <w:t xml:space="preserve">- Thu thập ý kiến đánh giá của công chúng tham dự chương trình, để có những đánh giá một cách khách quan về chất lượng dịch vụ sự kiện. Hình thức thu thập có thể là một đội đi hỏi ý kiến những người tham dự trong thời gian nghỉ, hoặc bản thăm dò ý kiến bằng các câu hỏi. </w:t>
      </w:r>
    </w:p>
    <w:p w14:paraId="63C9E134" w14:textId="77777777" w:rsidR="00F84FA4" w:rsidRPr="002E24F0" w:rsidRDefault="00F84FA4" w:rsidP="00C63E3E">
      <w:pPr>
        <w:ind w:left="360" w:firstLine="360"/>
        <w:jc w:val="both"/>
        <w:rPr>
          <w:sz w:val="28"/>
          <w:szCs w:val="28"/>
        </w:rPr>
      </w:pPr>
      <w:r w:rsidRPr="002E24F0">
        <w:rPr>
          <w:sz w:val="28"/>
          <w:szCs w:val="28"/>
        </w:rPr>
        <w:t xml:space="preserve">- Thu nhận những ý kiến đóng góp của đối tác sau sự kiện. </w:t>
      </w:r>
    </w:p>
    <w:p w14:paraId="52D185D8" w14:textId="77777777" w:rsidR="00F84FA4" w:rsidRPr="002E24F0" w:rsidRDefault="00F84FA4" w:rsidP="00C63E3E">
      <w:pPr>
        <w:ind w:left="360" w:firstLine="360"/>
        <w:jc w:val="both"/>
        <w:rPr>
          <w:sz w:val="28"/>
          <w:szCs w:val="28"/>
        </w:rPr>
      </w:pPr>
      <w:r w:rsidRPr="002E24F0">
        <w:rPr>
          <w:sz w:val="28"/>
          <w:szCs w:val="28"/>
        </w:rPr>
        <w:t xml:space="preserve">- Họp rút kinh nghiệm, đánh giá sau sự kiện: Sau khi sự kiện kết thúc, mỗi bộ phận viết báo cáo ghi nhận lại những thành công và thiếu sót về quá trình chuẩn bị, quá trình diễn ra và quá trình kết thúc sự kiện để cùng nhau rút kinh nghiệm cho những chương trình sau. </w:t>
      </w:r>
    </w:p>
    <w:p w14:paraId="4B089645" w14:textId="77777777" w:rsidR="00F84FA4" w:rsidRPr="002E24F0" w:rsidRDefault="00F84FA4" w:rsidP="00C63E3E">
      <w:pPr>
        <w:ind w:left="360" w:firstLine="360"/>
        <w:jc w:val="both"/>
        <w:rPr>
          <w:sz w:val="28"/>
          <w:szCs w:val="28"/>
        </w:rPr>
      </w:pPr>
      <w:r w:rsidRPr="002E24F0">
        <w:rPr>
          <w:sz w:val="28"/>
          <w:szCs w:val="28"/>
        </w:rPr>
        <w:lastRenderedPageBreak/>
        <w:t>- Một số tiêu chí đánh giá thành công của một sự kiện:</w:t>
      </w:r>
    </w:p>
    <w:p w14:paraId="2379B700"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Đáp ứng được mục tiêu đề ra (Sự kiện đó đã thực hiện được bao nhiêu so với kế hoạch và mục tiêu đề ra ?)</w:t>
      </w:r>
    </w:p>
    <w:p w14:paraId="0F6E3DFD"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Phạm vi ảnh hưởng của sự kiện (Sự kiện được biết đến trong phạm vi xác định trước hay được mở rộng hơn).</w:t>
      </w:r>
    </w:p>
    <w:p w14:paraId="134CD53A"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Mức độ ảnh hưởng của sự kiện (Bao nhiêu khách hàng biết đến sự kiện đó và khách hàng nhớ được bao nhiêu thông tin mà sự kiện muốn truyền tải?).</w:t>
      </w:r>
    </w:p>
    <w:p w14:paraId="059CBC09"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Tác động của sự kiện đối với cộng đồng, xã hội (Tốt hay xấu, có lợi hay có hại,...)</w:t>
      </w:r>
    </w:p>
    <w:p w14:paraId="68E64DF4"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Lợi ích về kinh tế thu được từ sự kiện này.</w:t>
      </w:r>
    </w:p>
    <w:p w14:paraId="66497BAE"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Sự hỗ trợ, phối hợp, giúp đỡ của các cơ quan, đơn vị, công ty, đối tác,...</w:t>
      </w:r>
    </w:p>
    <w:p w14:paraId="2C1AAD96"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Sự đánh giá của báo chí, truyền thông.</w:t>
      </w:r>
    </w:p>
    <w:p w14:paraId="16821223" w14:textId="77777777" w:rsidR="00F84FA4" w:rsidRPr="002E24F0" w:rsidRDefault="00F84FA4" w:rsidP="00C63E3E">
      <w:pPr>
        <w:pStyle w:val="ListParagraph"/>
        <w:numPr>
          <w:ilvl w:val="1"/>
          <w:numId w:val="44"/>
        </w:numPr>
        <w:spacing w:after="160" w:line="259" w:lineRule="auto"/>
        <w:jc w:val="both"/>
        <w:rPr>
          <w:sz w:val="28"/>
          <w:szCs w:val="28"/>
        </w:rPr>
      </w:pPr>
      <w:r w:rsidRPr="002E24F0">
        <w:rPr>
          <w:sz w:val="28"/>
          <w:szCs w:val="28"/>
        </w:rPr>
        <w:t>Sự nhìn nhận của chính quyền.</w:t>
      </w:r>
    </w:p>
    <w:p w14:paraId="120A41FE" w14:textId="77777777" w:rsidR="001F5BB7" w:rsidRPr="002E24F0" w:rsidRDefault="00F84FA4" w:rsidP="00C63E3E">
      <w:pPr>
        <w:pStyle w:val="ListParagraph"/>
        <w:numPr>
          <w:ilvl w:val="1"/>
          <w:numId w:val="44"/>
        </w:numPr>
        <w:spacing w:after="160" w:line="259" w:lineRule="auto"/>
        <w:jc w:val="both"/>
        <w:rPr>
          <w:sz w:val="28"/>
          <w:szCs w:val="28"/>
        </w:rPr>
      </w:pPr>
      <w:r w:rsidRPr="002E24F0">
        <w:rPr>
          <w:sz w:val="28"/>
          <w:szCs w:val="28"/>
        </w:rPr>
        <w:t>Chi phí cho sự kiện.</w:t>
      </w:r>
    </w:p>
    <w:p w14:paraId="3D6ABA4D" w14:textId="1D77BEC4" w:rsidR="005E6A7B" w:rsidRPr="002E24F0" w:rsidRDefault="00F84FA4" w:rsidP="004F648D">
      <w:pPr>
        <w:pStyle w:val="Style2"/>
        <w:rPr>
          <w:bCs/>
        </w:rPr>
      </w:pPr>
      <w:r w:rsidRPr="002E24F0">
        <w:t xml:space="preserve"> </w:t>
      </w:r>
      <w:bookmarkStart w:id="96" w:name="_Toc65594287"/>
      <w:r w:rsidR="005E6A7B" w:rsidRPr="002E24F0">
        <w:t>3.2 Những yếu tố ảnh hưởng tới hiệu quả của của dịch vụ tổ chức sự kiện cần được quan tâm:</w:t>
      </w:r>
      <w:bookmarkEnd w:id="96"/>
      <w:r w:rsidR="005E6A7B" w:rsidRPr="002E24F0">
        <w:t xml:space="preserve"> </w:t>
      </w:r>
    </w:p>
    <w:p w14:paraId="53F8579E" w14:textId="72053B7B" w:rsidR="00FD2D14" w:rsidRPr="002E24F0" w:rsidRDefault="00FD2D14" w:rsidP="004F648D">
      <w:pPr>
        <w:pStyle w:val="Style3"/>
      </w:pPr>
      <w:bookmarkStart w:id="97" w:name="_Toc65594288"/>
      <w:r w:rsidRPr="002E24F0">
        <w:t>3.2.1 Những yếu tố cần xác định rõ trước chương trình tổ chức:</w:t>
      </w:r>
      <w:bookmarkEnd w:id="97"/>
      <w:r w:rsidRPr="002E24F0">
        <w:t xml:space="preserve"> </w:t>
      </w:r>
    </w:p>
    <w:p w14:paraId="79463604" w14:textId="77777777" w:rsidR="00FD2D14" w:rsidRPr="002E24F0" w:rsidRDefault="00FD2D14" w:rsidP="00C63E3E">
      <w:pPr>
        <w:ind w:firstLine="720"/>
        <w:jc w:val="both"/>
        <w:rPr>
          <w:b/>
          <w:bCs w:val="0"/>
          <w:sz w:val="28"/>
          <w:szCs w:val="28"/>
        </w:rPr>
      </w:pPr>
      <w:r w:rsidRPr="002E24F0">
        <w:rPr>
          <w:sz w:val="28"/>
          <w:szCs w:val="28"/>
        </w:rPr>
        <w:t>a. Tổ chức sự kiện là một trong những hoạt động marketing của mỗi doanh nghiệp:</w:t>
      </w:r>
    </w:p>
    <w:p w14:paraId="4A4CAB0E" w14:textId="7FCEBE7F" w:rsidR="00FD2D14" w:rsidRPr="002E24F0" w:rsidRDefault="00FD2D14" w:rsidP="00C63E3E">
      <w:pPr>
        <w:ind w:firstLine="720"/>
        <w:jc w:val="both"/>
        <w:rPr>
          <w:sz w:val="28"/>
          <w:szCs w:val="28"/>
        </w:rPr>
      </w:pPr>
      <w:r w:rsidRPr="002E24F0">
        <w:rPr>
          <w:sz w:val="28"/>
          <w:szCs w:val="28"/>
        </w:rPr>
        <w:t xml:space="preserve">Đơn vị tổ chức sự kiện cần đặt ra những câu hỏi: - Qua sự kiện sắp tổ chức, bạn muốn giới thiệu những sản phẩm gì ? </w:t>
      </w:r>
    </w:p>
    <w:p w14:paraId="7A4B040F" w14:textId="79ACA8E1" w:rsidR="00FD2D14" w:rsidRPr="002E24F0" w:rsidRDefault="00FD2D14" w:rsidP="00C63E3E">
      <w:pPr>
        <w:ind w:firstLine="720"/>
        <w:jc w:val="both"/>
        <w:rPr>
          <w:sz w:val="28"/>
          <w:szCs w:val="28"/>
        </w:rPr>
      </w:pPr>
      <w:r w:rsidRPr="002E24F0">
        <w:rPr>
          <w:sz w:val="28"/>
          <w:szCs w:val="28"/>
        </w:rPr>
        <w:t>- Sẽ làm những gì quản lý nguồn thông tin về khách h</w:t>
      </w:r>
      <w:r w:rsidR="00EE31A5" w:rsidRPr="002E24F0">
        <w:rPr>
          <w:sz w:val="28"/>
          <w:szCs w:val="28"/>
        </w:rPr>
        <w:t>àng</w:t>
      </w:r>
      <w:r w:rsidRPr="002E24F0">
        <w:rPr>
          <w:sz w:val="28"/>
          <w:szCs w:val="28"/>
        </w:rPr>
        <w:t xml:space="preserve"> ? </w:t>
      </w:r>
    </w:p>
    <w:p w14:paraId="2AE7BAB2" w14:textId="10EF36BB" w:rsidR="00FD2D14" w:rsidRPr="002E24F0" w:rsidRDefault="00FD2D14" w:rsidP="00C63E3E">
      <w:pPr>
        <w:ind w:firstLine="720"/>
        <w:jc w:val="both"/>
        <w:rPr>
          <w:sz w:val="28"/>
          <w:szCs w:val="28"/>
        </w:rPr>
      </w:pPr>
      <w:r w:rsidRPr="002E24F0">
        <w:rPr>
          <w:sz w:val="28"/>
          <w:szCs w:val="28"/>
        </w:rPr>
        <w:t>- Sẽ làm gì để thực hiện các hoạt động quan hệ công chúng (</w:t>
      </w:r>
      <w:r w:rsidR="00D238F7" w:rsidRPr="002E24F0">
        <w:rPr>
          <w:sz w:val="28"/>
          <w:szCs w:val="28"/>
        </w:rPr>
        <w:t xml:space="preserve"> </w:t>
      </w:r>
      <w:r w:rsidR="00EE31A5" w:rsidRPr="002E24F0">
        <w:rPr>
          <w:sz w:val="28"/>
          <w:szCs w:val="28"/>
        </w:rPr>
        <w:t>internet</w:t>
      </w:r>
      <w:r w:rsidRPr="002E24F0">
        <w:rPr>
          <w:sz w:val="28"/>
          <w:szCs w:val="28"/>
        </w:rPr>
        <w:t>,…) ?</w:t>
      </w:r>
    </w:p>
    <w:p w14:paraId="16F21343" w14:textId="77777777" w:rsidR="00FD2D14" w:rsidRPr="002E24F0" w:rsidRDefault="00FD2D14" w:rsidP="00C63E3E">
      <w:pPr>
        <w:ind w:firstLine="720"/>
        <w:jc w:val="both"/>
        <w:rPr>
          <w:sz w:val="28"/>
          <w:szCs w:val="28"/>
        </w:rPr>
      </w:pPr>
      <w:r w:rsidRPr="002E24F0">
        <w:rPr>
          <w:sz w:val="28"/>
          <w:szCs w:val="28"/>
        </w:rPr>
        <w:t>- Sẽ làm gì để nghiên cứu thị trường ?</w:t>
      </w:r>
    </w:p>
    <w:p w14:paraId="5FD9A796" w14:textId="77777777" w:rsidR="00FD2D14" w:rsidRPr="002E24F0" w:rsidRDefault="00FD2D14" w:rsidP="00C63E3E">
      <w:pPr>
        <w:ind w:firstLine="720"/>
        <w:jc w:val="both"/>
        <w:rPr>
          <w:sz w:val="28"/>
          <w:szCs w:val="28"/>
        </w:rPr>
      </w:pPr>
      <w:r w:rsidRPr="002E24F0">
        <w:rPr>
          <w:sz w:val="28"/>
          <w:szCs w:val="28"/>
        </w:rPr>
        <w:t>- Sẽ làm gì để xây dựng nhãn hiệu ?</w:t>
      </w:r>
    </w:p>
    <w:p w14:paraId="3BFF12D0" w14:textId="77777777" w:rsidR="00FD2D14" w:rsidRPr="002E24F0" w:rsidRDefault="00FD2D14" w:rsidP="00C63E3E">
      <w:pPr>
        <w:ind w:firstLine="720"/>
        <w:jc w:val="both"/>
        <w:rPr>
          <w:sz w:val="28"/>
          <w:szCs w:val="28"/>
        </w:rPr>
      </w:pPr>
      <w:r w:rsidRPr="002E24F0">
        <w:rPr>
          <w:sz w:val="28"/>
          <w:szCs w:val="28"/>
        </w:rPr>
        <w:t>- Sẽ làm gì để thâm nhập thị trường ?</w:t>
      </w:r>
    </w:p>
    <w:p w14:paraId="43818FED" w14:textId="77777777" w:rsidR="00FD2D14" w:rsidRPr="002E24F0" w:rsidRDefault="00FD2D14" w:rsidP="00C63E3E">
      <w:pPr>
        <w:ind w:firstLine="720"/>
        <w:jc w:val="both"/>
        <w:rPr>
          <w:sz w:val="28"/>
          <w:szCs w:val="28"/>
        </w:rPr>
      </w:pPr>
      <w:r w:rsidRPr="002E24F0">
        <w:rPr>
          <w:sz w:val="28"/>
          <w:szCs w:val="28"/>
        </w:rPr>
        <w:t>Bởi vậy, đơn vị tổ chức sự kiện cần tìm hiểu mong muốn của khách hàng, và hỗ trợ, kết hợp hoạt động sự kiện với các hoạt động marketing của doanh nghiệp đối tác. Và họ sẽ ghi nhớ những đóng góp của chúng ta.</w:t>
      </w:r>
    </w:p>
    <w:p w14:paraId="5C7B532F" w14:textId="77777777" w:rsidR="00FD2D14" w:rsidRPr="002E24F0" w:rsidRDefault="00FD2D14" w:rsidP="00C63E3E">
      <w:pPr>
        <w:ind w:firstLine="720"/>
        <w:jc w:val="both"/>
        <w:rPr>
          <w:sz w:val="28"/>
          <w:szCs w:val="28"/>
        </w:rPr>
      </w:pPr>
      <w:r w:rsidRPr="002E24F0">
        <w:rPr>
          <w:sz w:val="28"/>
          <w:szCs w:val="28"/>
        </w:rPr>
        <w:lastRenderedPageBreak/>
        <w:t>b. Xác định đối tượng công chúng mục tiêu:</w:t>
      </w:r>
    </w:p>
    <w:p w14:paraId="023314FC" w14:textId="44135490" w:rsidR="00FD2D14" w:rsidRPr="002E24F0" w:rsidRDefault="00FD2D14" w:rsidP="00C63E3E">
      <w:pPr>
        <w:ind w:firstLine="720"/>
        <w:jc w:val="both"/>
        <w:rPr>
          <w:sz w:val="28"/>
          <w:szCs w:val="28"/>
        </w:rPr>
      </w:pPr>
      <w:r w:rsidRPr="002E24F0">
        <w:rPr>
          <w:sz w:val="28"/>
          <w:szCs w:val="28"/>
        </w:rPr>
        <w:t xml:space="preserve">Mức độ thành công của một sự kiện được đánh giá thông qua số lượng và giá trị của những của những công chúng mà sự kiện đó thu hút được, kể cả những khách hàng tiềm năng của đơn vị đối tác. </w:t>
      </w:r>
    </w:p>
    <w:p w14:paraId="7CB8B207" w14:textId="77777777" w:rsidR="00FD2D14" w:rsidRPr="002E24F0" w:rsidRDefault="00FD2D14" w:rsidP="00C63E3E">
      <w:pPr>
        <w:ind w:firstLine="720"/>
        <w:jc w:val="both"/>
        <w:rPr>
          <w:sz w:val="28"/>
          <w:szCs w:val="28"/>
        </w:rPr>
      </w:pPr>
      <w:r w:rsidRPr="002E24F0">
        <w:rPr>
          <w:sz w:val="28"/>
          <w:szCs w:val="28"/>
        </w:rPr>
        <w:t>Những thông tin cần thiết để nắm bắt được đối tượng công chúng mục tiêu:</w:t>
      </w:r>
    </w:p>
    <w:p w14:paraId="5492B65F" w14:textId="77777777" w:rsidR="00FD2D14" w:rsidRPr="002E24F0" w:rsidRDefault="00FD2D14" w:rsidP="00C63E3E">
      <w:pPr>
        <w:ind w:firstLine="720"/>
        <w:jc w:val="both"/>
        <w:rPr>
          <w:sz w:val="28"/>
          <w:szCs w:val="28"/>
        </w:rPr>
      </w:pPr>
      <w:r w:rsidRPr="002E24F0">
        <w:rPr>
          <w:sz w:val="28"/>
          <w:szCs w:val="28"/>
        </w:rPr>
        <w:t>- Sẽ làm gì để xác định (và phát triển) số lượng (và giá trị) của những công chúng mà sự kiện thu hút được (kể cả những công chúng tiềm năng) ?</w:t>
      </w:r>
    </w:p>
    <w:p w14:paraId="1B6B46C9" w14:textId="77777777" w:rsidR="00FD2D14" w:rsidRPr="002E24F0" w:rsidRDefault="00FD2D14" w:rsidP="00C63E3E">
      <w:pPr>
        <w:ind w:firstLine="720"/>
        <w:jc w:val="both"/>
        <w:rPr>
          <w:sz w:val="28"/>
          <w:szCs w:val="28"/>
        </w:rPr>
      </w:pPr>
      <w:r w:rsidRPr="002E24F0">
        <w:rPr>
          <w:sz w:val="28"/>
          <w:szCs w:val="28"/>
        </w:rPr>
        <w:t>- Nói cụ thể, công chúng của mình là những ai ?</w:t>
      </w:r>
    </w:p>
    <w:p w14:paraId="7D87528D" w14:textId="77777777" w:rsidR="00FD2D14" w:rsidRPr="002E24F0" w:rsidRDefault="00FD2D14" w:rsidP="00C63E3E">
      <w:pPr>
        <w:ind w:firstLine="720"/>
        <w:jc w:val="both"/>
        <w:rPr>
          <w:sz w:val="28"/>
          <w:szCs w:val="28"/>
        </w:rPr>
      </w:pPr>
      <w:r w:rsidRPr="002E24F0">
        <w:rPr>
          <w:sz w:val="28"/>
          <w:szCs w:val="28"/>
        </w:rPr>
        <w:t>- Những thông điệp gì mà đơn vị đối tác muốn truyền tải đến công chúng mục tiêu?</w:t>
      </w:r>
    </w:p>
    <w:p w14:paraId="4B76DAA4" w14:textId="77777777" w:rsidR="00FD2D14" w:rsidRPr="002E24F0" w:rsidRDefault="00FD2D14" w:rsidP="00C63E3E">
      <w:pPr>
        <w:ind w:firstLine="720"/>
        <w:jc w:val="both"/>
        <w:rPr>
          <w:sz w:val="28"/>
          <w:szCs w:val="28"/>
        </w:rPr>
      </w:pPr>
      <w:r w:rsidRPr="002E24F0">
        <w:rPr>
          <w:sz w:val="28"/>
          <w:szCs w:val="28"/>
        </w:rPr>
        <w:t>- Sẽ kiểm tra mấy lần đối với kế hoạch chi tiết về các hoạt động thu hút đúng đối tượng công chúng (mà đơn vị đối tác) sẽ cần hướng đến.</w:t>
      </w:r>
    </w:p>
    <w:p w14:paraId="29AEA351" w14:textId="77777777" w:rsidR="00FD2D14" w:rsidRPr="002E24F0" w:rsidRDefault="00FD2D14" w:rsidP="00C63E3E">
      <w:pPr>
        <w:ind w:firstLine="720"/>
        <w:jc w:val="both"/>
        <w:rPr>
          <w:sz w:val="28"/>
          <w:szCs w:val="28"/>
        </w:rPr>
      </w:pPr>
      <w:r w:rsidRPr="002E24F0">
        <w:rPr>
          <w:sz w:val="28"/>
          <w:szCs w:val="28"/>
        </w:rPr>
        <w:t>- Sẽ làm gì để hạn chế đối tượng không nhiều tiềm năng (giúp chúng ta có thể làm việc tập trung và hiệu quả hơn cho đối tượng kia)</w:t>
      </w:r>
    </w:p>
    <w:p w14:paraId="2BBC16D2" w14:textId="77777777" w:rsidR="00FD2D14" w:rsidRPr="002E24F0" w:rsidRDefault="00FD2D14" w:rsidP="00C63E3E">
      <w:pPr>
        <w:ind w:firstLine="720"/>
        <w:jc w:val="both"/>
        <w:rPr>
          <w:sz w:val="28"/>
          <w:szCs w:val="28"/>
        </w:rPr>
      </w:pPr>
      <w:r w:rsidRPr="002E24F0">
        <w:rPr>
          <w:sz w:val="28"/>
          <w:szCs w:val="28"/>
        </w:rPr>
        <w:t>c. Đặt mục tiêu cụ thể:</w:t>
      </w:r>
    </w:p>
    <w:p w14:paraId="69C43933" w14:textId="77777777" w:rsidR="00FD2D14" w:rsidRPr="002E24F0" w:rsidRDefault="00FD2D14" w:rsidP="00C63E3E">
      <w:pPr>
        <w:ind w:firstLine="720"/>
        <w:jc w:val="both"/>
        <w:rPr>
          <w:sz w:val="28"/>
          <w:szCs w:val="28"/>
        </w:rPr>
      </w:pPr>
      <w:r w:rsidRPr="002E24F0">
        <w:rPr>
          <w:sz w:val="28"/>
          <w:szCs w:val="28"/>
        </w:rPr>
        <w:t>Hoạt động tổ chức sự kiện khó mà “cân đo” được những kết quả mà hoạt động này mang lại cho danh tiếng của công ty, nếu không đặt ra trước những mục tiêu cần hướng tới. Đặt ra mục tiêu cho hoạt động tổ chức sự kiện là một công việc không hề đơn giản đối với đơn vị đối tác, cũng như chúng ta nhưng rất cần thiết, vì chúng ta cần đánh giá được hiệu quả công việc sắp tiến hành.</w:t>
      </w:r>
    </w:p>
    <w:p w14:paraId="27D33B3C" w14:textId="77777777" w:rsidR="00FD2D14" w:rsidRPr="002E24F0" w:rsidRDefault="00FD2D14" w:rsidP="00C63E3E">
      <w:pPr>
        <w:ind w:firstLine="720"/>
        <w:jc w:val="both"/>
        <w:rPr>
          <w:sz w:val="28"/>
          <w:szCs w:val="28"/>
        </w:rPr>
      </w:pPr>
      <w:r w:rsidRPr="002E24F0">
        <w:rPr>
          <w:sz w:val="28"/>
          <w:szCs w:val="28"/>
        </w:rPr>
        <w:t>Để đặt ra được mục tiêu cho sự kiện, và hỗ trợ đối tác đạt được mục tiêu cần trả lời những câu hỏi như:</w:t>
      </w:r>
    </w:p>
    <w:p w14:paraId="6D94413D" w14:textId="77777777" w:rsidR="00FD2D14" w:rsidRPr="002E24F0" w:rsidRDefault="00FD2D14" w:rsidP="00C63E3E">
      <w:pPr>
        <w:ind w:firstLine="720"/>
        <w:jc w:val="both"/>
        <w:rPr>
          <w:sz w:val="28"/>
          <w:szCs w:val="28"/>
        </w:rPr>
      </w:pPr>
      <w:r w:rsidRPr="002E24F0">
        <w:rPr>
          <w:sz w:val="28"/>
          <w:szCs w:val="28"/>
        </w:rPr>
        <w:t>- Mục tiêu chung của đơn vị đối tác khi quyết định tổ chức nhiều sự kiện là gì ?</w:t>
      </w:r>
    </w:p>
    <w:p w14:paraId="6B97B632" w14:textId="77777777" w:rsidR="00FD2D14" w:rsidRPr="002E24F0" w:rsidRDefault="00FD2D14" w:rsidP="00C63E3E">
      <w:pPr>
        <w:ind w:firstLine="720"/>
        <w:jc w:val="both"/>
        <w:rPr>
          <w:sz w:val="28"/>
          <w:szCs w:val="28"/>
        </w:rPr>
      </w:pPr>
      <w:r w:rsidRPr="002E24F0">
        <w:rPr>
          <w:sz w:val="28"/>
          <w:szCs w:val="28"/>
        </w:rPr>
        <w:t>- Mục tiêu phát triển uy tín của đối tác lần này là những gì, đối với những ai ?</w:t>
      </w:r>
    </w:p>
    <w:p w14:paraId="363591E1" w14:textId="77777777" w:rsidR="00FD2D14" w:rsidRPr="002E24F0" w:rsidRDefault="00FD2D14" w:rsidP="00C63E3E">
      <w:pPr>
        <w:ind w:firstLine="720"/>
        <w:jc w:val="both"/>
        <w:rPr>
          <w:sz w:val="28"/>
          <w:szCs w:val="28"/>
        </w:rPr>
      </w:pPr>
      <w:r w:rsidRPr="002E24F0">
        <w:rPr>
          <w:sz w:val="28"/>
          <w:szCs w:val="28"/>
        </w:rPr>
        <w:t>- Mục tiêu lợi nhuận (tiền bạc) lần này là bao nhiêu ?</w:t>
      </w:r>
    </w:p>
    <w:p w14:paraId="402A2600" w14:textId="77777777" w:rsidR="00FD2D14" w:rsidRPr="002E24F0" w:rsidRDefault="00FD2D14" w:rsidP="00C63E3E">
      <w:pPr>
        <w:ind w:firstLine="720"/>
        <w:jc w:val="both"/>
        <w:rPr>
          <w:sz w:val="28"/>
          <w:szCs w:val="28"/>
        </w:rPr>
      </w:pPr>
      <w:r w:rsidRPr="002E24F0">
        <w:rPr>
          <w:sz w:val="28"/>
          <w:szCs w:val="28"/>
        </w:rPr>
        <w:lastRenderedPageBreak/>
        <w:t>- Mục tiêu xây dựng quan hệ lần này là những gì ?</w:t>
      </w:r>
    </w:p>
    <w:p w14:paraId="2C00AFDC" w14:textId="77777777" w:rsidR="00FD2D14" w:rsidRPr="002E24F0" w:rsidRDefault="00FD2D14" w:rsidP="00C63E3E">
      <w:pPr>
        <w:ind w:firstLine="720"/>
        <w:jc w:val="both"/>
        <w:rPr>
          <w:sz w:val="28"/>
          <w:szCs w:val="28"/>
        </w:rPr>
      </w:pPr>
      <w:r w:rsidRPr="002E24F0">
        <w:rPr>
          <w:sz w:val="28"/>
          <w:szCs w:val="28"/>
        </w:rPr>
        <w:t>- Mục tiêu chiếm lĩnh cơ hội lần này là những gì ?</w:t>
      </w:r>
    </w:p>
    <w:p w14:paraId="316746F1" w14:textId="77777777" w:rsidR="00FD2D14" w:rsidRPr="002E24F0" w:rsidRDefault="00FD2D14" w:rsidP="00C63E3E">
      <w:pPr>
        <w:ind w:firstLine="720"/>
        <w:jc w:val="both"/>
        <w:rPr>
          <w:sz w:val="28"/>
          <w:szCs w:val="28"/>
        </w:rPr>
      </w:pPr>
      <w:r w:rsidRPr="002E24F0">
        <w:rPr>
          <w:sz w:val="28"/>
          <w:szCs w:val="28"/>
        </w:rPr>
        <w:t>- Các mục tiêu khác ?</w:t>
      </w:r>
    </w:p>
    <w:p w14:paraId="621951FB" w14:textId="77777777" w:rsidR="00FD2D14" w:rsidRPr="002E24F0" w:rsidRDefault="00FD2D14" w:rsidP="00C63E3E">
      <w:pPr>
        <w:ind w:firstLine="720"/>
        <w:jc w:val="both"/>
        <w:rPr>
          <w:sz w:val="28"/>
          <w:szCs w:val="28"/>
        </w:rPr>
      </w:pPr>
      <w:r w:rsidRPr="002E24F0">
        <w:rPr>
          <w:sz w:val="28"/>
          <w:szCs w:val="28"/>
        </w:rPr>
        <w:t>- Với mỗi sự kiện cụ thể (trong các sự kiện được tổ chức) cần đạt mục tiêu gì trên đây ?</w:t>
      </w:r>
    </w:p>
    <w:p w14:paraId="006B0080" w14:textId="77777777" w:rsidR="00FD2D14" w:rsidRPr="002E24F0" w:rsidRDefault="00FD2D14" w:rsidP="00C63E3E">
      <w:pPr>
        <w:ind w:firstLine="720"/>
        <w:jc w:val="both"/>
        <w:rPr>
          <w:sz w:val="28"/>
          <w:szCs w:val="28"/>
        </w:rPr>
      </w:pPr>
      <w:r w:rsidRPr="002E24F0">
        <w:rPr>
          <w:sz w:val="28"/>
          <w:szCs w:val="28"/>
        </w:rPr>
        <w:t>d. Quảng bá sự kiện:</w:t>
      </w:r>
    </w:p>
    <w:p w14:paraId="23FEDAB6" w14:textId="77777777" w:rsidR="00FD2D14" w:rsidRPr="002E24F0" w:rsidRDefault="00FD2D14" w:rsidP="00C63E3E">
      <w:pPr>
        <w:ind w:firstLine="720"/>
        <w:jc w:val="both"/>
        <w:rPr>
          <w:sz w:val="28"/>
          <w:szCs w:val="28"/>
        </w:rPr>
      </w:pPr>
      <w:r w:rsidRPr="002E24F0">
        <w:rPr>
          <w:sz w:val="28"/>
          <w:szCs w:val="28"/>
        </w:rPr>
        <w:t>Ví dụ như không chỉ dựa vào việc điều hành, thực hiện một cuộc triển lãm sản phẩm mà đối tác có thể nắm bắt được tất cả các cơ hội tiềm năng. Qúa trình quảng bá trước khi tổ chức sự kiện có thể nói là việc cần thiết và quan trọng nhất của hoạt động quảng cáo.</w:t>
      </w:r>
    </w:p>
    <w:p w14:paraId="0319320B" w14:textId="77777777" w:rsidR="00FD2D14" w:rsidRPr="002E24F0" w:rsidRDefault="00FD2D14" w:rsidP="00C63E3E">
      <w:pPr>
        <w:ind w:firstLine="720"/>
        <w:jc w:val="both"/>
        <w:rPr>
          <w:sz w:val="28"/>
          <w:szCs w:val="28"/>
        </w:rPr>
      </w:pPr>
      <w:r w:rsidRPr="002E24F0">
        <w:rPr>
          <w:sz w:val="28"/>
          <w:szCs w:val="28"/>
        </w:rPr>
        <w:t>Để quảng bá sự kiện, chúng ta cần trả lời những câu hỏi như:</w:t>
      </w:r>
    </w:p>
    <w:p w14:paraId="78A17844" w14:textId="77777777" w:rsidR="00FD2D14" w:rsidRPr="002E24F0" w:rsidRDefault="00FD2D14" w:rsidP="00C63E3E">
      <w:pPr>
        <w:ind w:firstLine="720"/>
        <w:jc w:val="both"/>
        <w:rPr>
          <w:sz w:val="28"/>
          <w:szCs w:val="28"/>
        </w:rPr>
      </w:pPr>
      <w:r w:rsidRPr="002E24F0">
        <w:rPr>
          <w:sz w:val="28"/>
          <w:szCs w:val="28"/>
        </w:rPr>
        <w:t>- Trước khi tổ chức sự kiện, công ty sẽ tổ chức những hoạt động quảng bá nào ?</w:t>
      </w:r>
    </w:p>
    <w:p w14:paraId="658FCDF7" w14:textId="77777777" w:rsidR="00FD2D14" w:rsidRPr="002E24F0" w:rsidRDefault="00FD2D14" w:rsidP="00C63E3E">
      <w:pPr>
        <w:ind w:firstLine="720"/>
        <w:jc w:val="both"/>
        <w:rPr>
          <w:sz w:val="28"/>
          <w:szCs w:val="28"/>
        </w:rPr>
      </w:pPr>
      <w:r w:rsidRPr="002E24F0">
        <w:rPr>
          <w:sz w:val="28"/>
          <w:szCs w:val="28"/>
        </w:rPr>
        <w:t>- Qua những hoạt động quảng bá trước khi tổ chức sự kiện, doanh nghiệp cần làm những gì để xác định được đối tượng công chúng mục tiêu ?</w:t>
      </w:r>
    </w:p>
    <w:p w14:paraId="58DD5C43" w14:textId="77777777" w:rsidR="00FD2D14" w:rsidRPr="002E24F0" w:rsidRDefault="00FD2D14" w:rsidP="00C63E3E">
      <w:pPr>
        <w:ind w:firstLine="720"/>
        <w:jc w:val="both"/>
        <w:rPr>
          <w:sz w:val="28"/>
          <w:szCs w:val="28"/>
        </w:rPr>
      </w:pPr>
      <w:r w:rsidRPr="002E24F0">
        <w:rPr>
          <w:sz w:val="28"/>
          <w:szCs w:val="28"/>
        </w:rPr>
        <w:t>- Qua những hoạt động quảng bá trước khi tổ chức sự kiện, doanh nghiệp cần làm những gì để thu hút được sự tham gia của công chúng mục tiêu ?</w:t>
      </w:r>
    </w:p>
    <w:p w14:paraId="3F2966E2" w14:textId="77777777" w:rsidR="00FD2D14" w:rsidRPr="002E24F0" w:rsidRDefault="00FD2D14" w:rsidP="00C63E3E">
      <w:pPr>
        <w:ind w:firstLine="720"/>
        <w:jc w:val="both"/>
        <w:rPr>
          <w:sz w:val="28"/>
          <w:szCs w:val="28"/>
        </w:rPr>
      </w:pPr>
      <w:r w:rsidRPr="002E24F0">
        <w:rPr>
          <w:sz w:val="28"/>
          <w:szCs w:val="28"/>
        </w:rPr>
        <w:t>- Với sự góp mặt của nhiều công ty khác nhau trong thời gian tổ chức sự kiện, doanh nghiệp cần tổ chức hoạt động xúc tiến và quảng bá như thế nào để tranh thủ sự ưu tiên quan tâm của những công chúng mục tiêu ?</w:t>
      </w:r>
    </w:p>
    <w:p w14:paraId="325CBF33" w14:textId="77777777" w:rsidR="00FD2D14" w:rsidRPr="002E24F0" w:rsidRDefault="00FD2D14" w:rsidP="00C63E3E">
      <w:pPr>
        <w:ind w:firstLine="720"/>
        <w:jc w:val="both"/>
        <w:rPr>
          <w:sz w:val="28"/>
          <w:szCs w:val="28"/>
          <w:lang w:val="fr-FR"/>
        </w:rPr>
      </w:pPr>
      <w:r w:rsidRPr="002E24F0">
        <w:rPr>
          <w:sz w:val="28"/>
          <w:szCs w:val="28"/>
          <w:lang w:val="fr-FR"/>
        </w:rPr>
        <w:t>e. Nhân lực là yếu tố quan trọng:</w:t>
      </w:r>
    </w:p>
    <w:p w14:paraId="2B1FCBDD" w14:textId="77777777" w:rsidR="00FD2D14" w:rsidRPr="002E24F0" w:rsidRDefault="00FD2D14" w:rsidP="00C63E3E">
      <w:pPr>
        <w:ind w:firstLine="720"/>
        <w:jc w:val="both"/>
        <w:rPr>
          <w:sz w:val="28"/>
          <w:szCs w:val="28"/>
          <w:lang w:val="fr-FR"/>
        </w:rPr>
      </w:pPr>
      <w:r w:rsidRPr="002E24F0">
        <w:rPr>
          <w:sz w:val="28"/>
          <w:szCs w:val="28"/>
          <w:lang w:val="fr-FR"/>
        </w:rPr>
        <w:t>Nếu như các sự kiện thương mại là phương tiện quảng bá trực tiếp, thì yếu tố để đạt được mục tiêu quảng bá chính là chủ thể tham gia ở cả hai phía: công ty kinh doanh tổ chức sự kiện và đối tác. Thành công sẽ nằm ở việc xác định đúng đối tượng công chúng mục tiêu và thuyết phục họ hưởng ứng mình trong sự kiện thương mại đó. Đồng thời, việc tuyển chọn, huấn luyện và tạo động lực tốt cho đội ngũ nhân viên để có thể giao tiếp với đối tượng công chúng mục tiêu này cũng không kém phần quan trọng.</w:t>
      </w:r>
    </w:p>
    <w:p w14:paraId="7DDCA9EF" w14:textId="77777777" w:rsidR="00FD2D14" w:rsidRPr="002E24F0" w:rsidRDefault="00FD2D14" w:rsidP="00C63E3E">
      <w:pPr>
        <w:ind w:firstLine="720"/>
        <w:jc w:val="both"/>
        <w:rPr>
          <w:sz w:val="28"/>
          <w:szCs w:val="28"/>
          <w:lang w:val="fr-FR"/>
        </w:rPr>
      </w:pPr>
      <w:r w:rsidRPr="002E24F0">
        <w:rPr>
          <w:sz w:val="28"/>
          <w:szCs w:val="28"/>
          <w:lang w:val="fr-FR"/>
        </w:rPr>
        <w:t>Những câu hỏi cần đặt ra:</w:t>
      </w:r>
    </w:p>
    <w:p w14:paraId="15702F10" w14:textId="77777777" w:rsidR="00FD2D14" w:rsidRPr="002E24F0" w:rsidRDefault="00FD2D14" w:rsidP="00C63E3E">
      <w:pPr>
        <w:ind w:firstLine="720"/>
        <w:jc w:val="both"/>
        <w:rPr>
          <w:sz w:val="28"/>
          <w:szCs w:val="28"/>
          <w:lang w:val="fr-FR"/>
        </w:rPr>
      </w:pPr>
      <w:r w:rsidRPr="002E24F0">
        <w:rPr>
          <w:sz w:val="28"/>
          <w:szCs w:val="28"/>
          <w:lang w:val="fr-FR"/>
        </w:rPr>
        <w:lastRenderedPageBreak/>
        <w:t>- Trước, trong, sau sự kiện, công ty cần làm gì để phát huy tác dụng của công chúng ?</w:t>
      </w:r>
    </w:p>
    <w:p w14:paraId="0BCA2865" w14:textId="77777777" w:rsidR="00FD2D14" w:rsidRPr="002E24F0" w:rsidRDefault="00FD2D14" w:rsidP="00C63E3E">
      <w:pPr>
        <w:ind w:firstLine="720"/>
        <w:jc w:val="both"/>
        <w:rPr>
          <w:sz w:val="28"/>
          <w:szCs w:val="28"/>
          <w:lang w:val="fr-FR"/>
        </w:rPr>
      </w:pPr>
      <w:r w:rsidRPr="002E24F0">
        <w:rPr>
          <w:sz w:val="28"/>
          <w:szCs w:val="28"/>
          <w:lang w:val="fr-FR"/>
        </w:rPr>
        <w:t>- Trước, trong, sau sự kiện, công ty cần làm gì để phát huy tác dụng của người tổ chức sự kiện? - Làm gì để xác định đúng đối tượng công chúng mục tiêu ?</w:t>
      </w:r>
    </w:p>
    <w:p w14:paraId="657C6B47" w14:textId="77777777" w:rsidR="00FD2D14" w:rsidRPr="002E24F0" w:rsidRDefault="00FD2D14" w:rsidP="00C63E3E">
      <w:pPr>
        <w:ind w:firstLine="720"/>
        <w:jc w:val="both"/>
        <w:rPr>
          <w:sz w:val="28"/>
          <w:szCs w:val="28"/>
          <w:lang w:val="fr-FR"/>
        </w:rPr>
      </w:pPr>
      <w:r w:rsidRPr="002E24F0">
        <w:rPr>
          <w:sz w:val="28"/>
          <w:szCs w:val="28"/>
          <w:lang w:val="fr-FR"/>
        </w:rPr>
        <w:t>- Làm gì để thuyết phục công chúng mục tiêu hưởng ứng đối tác trong sự kiện thương mại này ?</w:t>
      </w:r>
    </w:p>
    <w:p w14:paraId="712C72A9" w14:textId="77777777" w:rsidR="00FD2D14" w:rsidRPr="002E24F0" w:rsidRDefault="00FD2D14" w:rsidP="00C63E3E">
      <w:pPr>
        <w:ind w:firstLine="720"/>
        <w:jc w:val="both"/>
        <w:rPr>
          <w:sz w:val="28"/>
          <w:szCs w:val="28"/>
          <w:lang w:val="fr-FR"/>
        </w:rPr>
      </w:pPr>
      <w:r w:rsidRPr="002E24F0">
        <w:rPr>
          <w:sz w:val="28"/>
          <w:szCs w:val="28"/>
          <w:lang w:val="fr-FR"/>
        </w:rPr>
        <w:t>- Làm gì để tuyển chọn đội ngũ nhân viên để có thể giao tiếp với đối tượng công chúng mục tiêu ?</w:t>
      </w:r>
    </w:p>
    <w:p w14:paraId="51379E80" w14:textId="77777777" w:rsidR="00FD2D14" w:rsidRPr="002E24F0" w:rsidRDefault="00FD2D14" w:rsidP="00C63E3E">
      <w:pPr>
        <w:ind w:firstLine="720"/>
        <w:jc w:val="both"/>
        <w:rPr>
          <w:sz w:val="28"/>
          <w:szCs w:val="28"/>
          <w:lang w:val="fr-FR"/>
        </w:rPr>
      </w:pPr>
      <w:r w:rsidRPr="002E24F0">
        <w:rPr>
          <w:sz w:val="28"/>
          <w:szCs w:val="28"/>
          <w:lang w:val="fr-FR"/>
        </w:rPr>
        <w:t>- Làm gì để huấn luyện và tạo động lực tốt cho đội ngũ nhân viên để có thể giao tiếp với đối tượng khách hàng mục tiêu ?</w:t>
      </w:r>
    </w:p>
    <w:p w14:paraId="5DC87DEC" w14:textId="77777777" w:rsidR="00FD2D14" w:rsidRPr="002E24F0" w:rsidRDefault="00FD2D14" w:rsidP="00C63E3E">
      <w:pPr>
        <w:ind w:firstLine="720"/>
        <w:jc w:val="both"/>
        <w:rPr>
          <w:sz w:val="28"/>
          <w:szCs w:val="28"/>
          <w:lang w:val="fr-FR"/>
        </w:rPr>
      </w:pPr>
      <w:r w:rsidRPr="002E24F0">
        <w:rPr>
          <w:sz w:val="28"/>
          <w:szCs w:val="28"/>
          <w:lang w:val="fr-FR"/>
        </w:rPr>
        <w:t>f. Sự kiện thương mại phải phục vụ cho mục tiêu kinh doanh:</w:t>
      </w:r>
    </w:p>
    <w:p w14:paraId="6F93B660" w14:textId="026656F8" w:rsidR="00FD2D14" w:rsidRPr="002E24F0" w:rsidRDefault="00FD2D14" w:rsidP="00C63E3E">
      <w:pPr>
        <w:ind w:firstLine="720"/>
        <w:jc w:val="both"/>
        <w:rPr>
          <w:sz w:val="28"/>
          <w:szCs w:val="28"/>
          <w:lang w:val="fr-FR"/>
        </w:rPr>
      </w:pPr>
      <w:r w:rsidRPr="002E24F0">
        <w:rPr>
          <w:sz w:val="28"/>
          <w:szCs w:val="28"/>
          <w:lang w:val="fr-FR"/>
        </w:rPr>
        <w:t>Đừng quá chú trọng vào tiểu tiết mà quên mục tiêu chính của đối tác là phục vụ cho mục tiêu kinh doanh. Tổ chức thực hiện một sự kiện thương mại là một hoạt động cực kỳ phức tạp: vừa phải hấp dẫn, thu hút, vừa phải tạo được tinh thần hiếu khách, đồng thời bảo đảm các yếu tố hậu cần cũng như vô số những công việc lặt vặt khác.</w:t>
      </w:r>
      <w:r w:rsidR="00E04BD2" w:rsidRPr="002E24F0">
        <w:rPr>
          <w:sz w:val="28"/>
          <w:szCs w:val="28"/>
          <w:lang w:val="fr-FR"/>
        </w:rPr>
        <w:t xml:space="preserve"> </w:t>
      </w:r>
      <w:r w:rsidRPr="002E24F0">
        <w:rPr>
          <w:sz w:val="28"/>
          <w:szCs w:val="28"/>
          <w:lang w:val="fr-FR"/>
        </w:rPr>
        <w:t>Tuy nhiên, đó cũng chỉ là một yếu tố, một thành phần trong toàn bộ chiến lược marketing, là phương tiện để hướng đến mục đích cuối cùng và chịu sự chi phối của toàn bộ chiến lược.</w:t>
      </w:r>
    </w:p>
    <w:p w14:paraId="10C87372" w14:textId="77777777" w:rsidR="00FD2D14" w:rsidRPr="002E24F0" w:rsidRDefault="00FD2D14" w:rsidP="00C63E3E">
      <w:pPr>
        <w:ind w:firstLine="720"/>
        <w:jc w:val="both"/>
        <w:rPr>
          <w:sz w:val="28"/>
          <w:szCs w:val="28"/>
          <w:lang w:val="fr-FR"/>
        </w:rPr>
      </w:pPr>
      <w:r w:rsidRPr="002E24F0">
        <w:rPr>
          <w:sz w:val="28"/>
          <w:szCs w:val="28"/>
          <w:lang w:val="fr-FR"/>
        </w:rPr>
        <w:t>Để tổ chức sự kiện phục vụ cho mục tiêu kinh doanh cần trả lời những câu hỏi:</w:t>
      </w:r>
    </w:p>
    <w:p w14:paraId="7501858C" w14:textId="77777777" w:rsidR="00FD2D14" w:rsidRPr="002E24F0" w:rsidRDefault="00FD2D14" w:rsidP="00C63E3E">
      <w:pPr>
        <w:ind w:firstLine="720"/>
        <w:jc w:val="both"/>
        <w:rPr>
          <w:sz w:val="28"/>
          <w:szCs w:val="28"/>
          <w:lang w:val="fr-FR"/>
        </w:rPr>
      </w:pPr>
      <w:r w:rsidRPr="002E24F0">
        <w:rPr>
          <w:sz w:val="28"/>
          <w:szCs w:val="28"/>
          <w:lang w:val="fr-FR"/>
        </w:rPr>
        <w:t>- Làm gì để mỗi thành viên tham gia sự kiện hiểu, nhớ, làm đúng “mục tiêu chung” cảu lần tổ chức những sự kiện này ?</w:t>
      </w:r>
    </w:p>
    <w:p w14:paraId="566D4159" w14:textId="77777777" w:rsidR="00FD2D14" w:rsidRPr="002E24F0" w:rsidRDefault="00FD2D14" w:rsidP="00C63E3E">
      <w:pPr>
        <w:ind w:firstLine="720"/>
        <w:jc w:val="both"/>
        <w:rPr>
          <w:sz w:val="28"/>
          <w:szCs w:val="28"/>
          <w:lang w:val="fr-FR"/>
        </w:rPr>
      </w:pPr>
      <w:r w:rsidRPr="002E24F0">
        <w:rPr>
          <w:sz w:val="28"/>
          <w:szCs w:val="28"/>
          <w:lang w:val="fr-FR"/>
        </w:rPr>
        <w:t>- Làm gì để mối thành viên tham gia mỗi sự kiện hiểu, nhớ, làm đúng “mục tiêu” của sự kiện đó ?</w:t>
      </w:r>
    </w:p>
    <w:p w14:paraId="3870C5FB" w14:textId="77777777" w:rsidR="00FD2D14" w:rsidRPr="002E24F0" w:rsidRDefault="00FD2D14" w:rsidP="00C63E3E">
      <w:pPr>
        <w:ind w:firstLine="720"/>
        <w:jc w:val="both"/>
        <w:rPr>
          <w:sz w:val="28"/>
          <w:szCs w:val="28"/>
          <w:lang w:val="fr-FR"/>
        </w:rPr>
      </w:pPr>
      <w:r w:rsidRPr="002E24F0">
        <w:rPr>
          <w:sz w:val="28"/>
          <w:szCs w:val="28"/>
          <w:lang w:val="fr-FR"/>
        </w:rPr>
        <w:t>- Làm gì để mỗi sự kiện thực sự là một cuộc triển lãm hàng hóa hấp dẫn, thu hút? - Làm gì để tạo được tinh thần hiếu khách ?</w:t>
      </w:r>
    </w:p>
    <w:p w14:paraId="5967EF12" w14:textId="77777777" w:rsidR="00FD2D14" w:rsidRPr="002E24F0" w:rsidRDefault="00FD2D14" w:rsidP="00C63E3E">
      <w:pPr>
        <w:ind w:firstLine="720"/>
        <w:jc w:val="both"/>
        <w:rPr>
          <w:sz w:val="28"/>
          <w:szCs w:val="28"/>
          <w:lang w:val="fr-FR"/>
        </w:rPr>
      </w:pPr>
      <w:r w:rsidRPr="002E24F0">
        <w:rPr>
          <w:sz w:val="28"/>
          <w:szCs w:val="28"/>
          <w:lang w:val="fr-FR"/>
        </w:rPr>
        <w:t>- Làm gì để bảo đảm các yếu tố hậu cần và vô số những công việc lặt vặt khác ?</w:t>
      </w:r>
    </w:p>
    <w:p w14:paraId="034B6AEC" w14:textId="77777777" w:rsidR="00FD2D14" w:rsidRPr="002E24F0" w:rsidRDefault="00FD2D14" w:rsidP="00C63E3E">
      <w:pPr>
        <w:ind w:firstLine="720"/>
        <w:jc w:val="both"/>
        <w:rPr>
          <w:sz w:val="28"/>
          <w:szCs w:val="28"/>
          <w:lang w:val="fr-FR"/>
        </w:rPr>
      </w:pPr>
      <w:r w:rsidRPr="002E24F0">
        <w:rPr>
          <w:sz w:val="28"/>
          <w:szCs w:val="28"/>
          <w:lang w:val="fr-FR"/>
        </w:rPr>
        <w:lastRenderedPageBreak/>
        <w:t>- Làm gì để mỗi thành viên tham gia sự kiển hiểu rằng “sự kiện cũng chỉ là một yếu tố, một thành phần trong toàn bộ chiến lược marketing, là phương tiện để hướng đến mục đích cuối cùng và chịu sự chi phối của toàn bộ chiến lược kinh doanh của công ty ?</w:t>
      </w:r>
    </w:p>
    <w:p w14:paraId="7F5189FE" w14:textId="77777777" w:rsidR="00FD2D14" w:rsidRPr="002E24F0" w:rsidRDefault="00FD2D14" w:rsidP="00C63E3E">
      <w:pPr>
        <w:ind w:firstLine="720"/>
        <w:jc w:val="both"/>
        <w:rPr>
          <w:sz w:val="28"/>
          <w:szCs w:val="28"/>
          <w:lang w:val="fr-FR"/>
        </w:rPr>
      </w:pPr>
      <w:r w:rsidRPr="002E24F0">
        <w:rPr>
          <w:sz w:val="28"/>
          <w:szCs w:val="28"/>
          <w:lang w:val="fr-FR"/>
        </w:rPr>
        <w:t>Mặt khác, các doanh nghiệp có muốn tổ chức sự kiện có thể tự tổ chức, thuê ngoài không trọn gói, hay thuê ngoài trọn gói. Đối với mỗi dạng thì cần có cách thức làm việc khác nhau. Cụ thể: Đối với doanh nghiệp tự tổ chức thì đương nhiên tất cả các vấn đề trên đều phải thông suốt. Còn đối với doanh nghiệp chỉ thuê dịch vụ ngoài nhưng không chịu hoàn toàn trách nhiệm trong việc tổ chức sự kiện, thì đơn vị kinh doanh tổ chức sự kiện cần tìm hiểu rõ mong muốn của đối tác là gì, để viết kịch bản chi tiết, dựa trên những yêu cầu, phạm vi triển khai, và những gì đã được triển khai trước đó, tránh tình trạng vừa viết vừa sửa. Còn đối với nhóm dịch vụ tổ chức sự kiện được thuê trọn gói, thì việc lập kịch bản để tổ chức sự kiện được xuất phát từ một trong bốn hướng sau:</w:t>
      </w:r>
    </w:p>
    <w:p w14:paraId="7627C032" w14:textId="77777777" w:rsidR="00FD2D14" w:rsidRPr="002E24F0" w:rsidRDefault="00FD2D14" w:rsidP="00C63E3E">
      <w:pPr>
        <w:ind w:firstLine="720"/>
        <w:jc w:val="both"/>
        <w:rPr>
          <w:sz w:val="28"/>
          <w:szCs w:val="28"/>
          <w:lang w:val="fr-FR"/>
        </w:rPr>
      </w:pPr>
      <w:r w:rsidRPr="002E24F0">
        <w:rPr>
          <w:sz w:val="28"/>
          <w:szCs w:val="28"/>
          <w:lang w:val="fr-FR"/>
        </w:rPr>
        <w:t>- Một là, từ “quá trình” hoạt động (mục tiêu, nhiệm vụ, nội dung, phương pháp, phương tiện, con người, kết quả,…);</w:t>
      </w:r>
    </w:p>
    <w:p w14:paraId="6E0536B9" w14:textId="77777777" w:rsidR="00FD2D14" w:rsidRPr="002E24F0" w:rsidRDefault="00FD2D14" w:rsidP="00C63E3E">
      <w:pPr>
        <w:ind w:firstLine="720"/>
        <w:jc w:val="both"/>
        <w:rPr>
          <w:sz w:val="28"/>
          <w:szCs w:val="28"/>
          <w:lang w:val="fr-FR"/>
        </w:rPr>
      </w:pPr>
      <w:r w:rsidRPr="002E24F0">
        <w:rPr>
          <w:sz w:val="28"/>
          <w:szCs w:val="28"/>
          <w:lang w:val="fr-FR"/>
        </w:rPr>
        <w:t>- Hai là, từ các “chứng năng” quản lý (hoạch định =&gt; tổ chức =&gt; chỉ đạo =&gt; tổng kết).</w:t>
      </w:r>
    </w:p>
    <w:p w14:paraId="59113B16" w14:textId="77777777" w:rsidR="00FD2D14" w:rsidRPr="002E24F0" w:rsidRDefault="00FD2D14" w:rsidP="00C63E3E">
      <w:pPr>
        <w:ind w:firstLine="720"/>
        <w:jc w:val="both"/>
        <w:rPr>
          <w:sz w:val="28"/>
          <w:szCs w:val="28"/>
        </w:rPr>
      </w:pPr>
      <w:r w:rsidRPr="002E24F0">
        <w:rPr>
          <w:sz w:val="28"/>
          <w:szCs w:val="28"/>
        </w:rPr>
        <w:t>- Ba là, từ quy tắc (4W + 1H) tức [(what, when, where, who) + how].</w:t>
      </w:r>
    </w:p>
    <w:p w14:paraId="051499C8" w14:textId="77777777" w:rsidR="00FD2D14" w:rsidRPr="002E24F0" w:rsidRDefault="00FD2D14" w:rsidP="00C63E3E">
      <w:pPr>
        <w:ind w:firstLine="720"/>
        <w:jc w:val="both"/>
        <w:rPr>
          <w:sz w:val="28"/>
          <w:szCs w:val="28"/>
        </w:rPr>
      </w:pPr>
      <w:r w:rsidRPr="002E24F0">
        <w:rPr>
          <w:sz w:val="28"/>
          <w:szCs w:val="28"/>
        </w:rPr>
        <w:t>- Bốn là, phối hợp các hướng trên đây. Ví dụ: (theo hướng “phối hợp”), nhóm tổ chức sự kiện sẽ hỏi đáp 12 câu sau đây trước khi dựng kịch bản:</w:t>
      </w:r>
    </w:p>
    <w:p w14:paraId="025C3885"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Các mục tiêu của sự kiện này là gì ?</w:t>
      </w:r>
    </w:p>
    <w:p w14:paraId="26F0F5E6"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Các mục tiêu của sự kiện này là gì ?</w:t>
      </w:r>
    </w:p>
    <w:p w14:paraId="05163926"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Sự kiện sẽ tổ chứ ở đâu? Chỗ đó ra sao ?</w:t>
      </w:r>
    </w:p>
    <w:p w14:paraId="409B20F3"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Sự kiện sẽ tổ chức từ bao giờ ?</w:t>
      </w:r>
    </w:p>
    <w:p w14:paraId="1A4BE252"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Thời tiết lúc ấy thế nào ?</w:t>
      </w:r>
    </w:p>
    <w:p w14:paraId="6C3627AC"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Hoạt động của sự kiện gồm lần lượt những gì ?</w:t>
      </w:r>
    </w:p>
    <w:p w14:paraId="749CE10D" w14:textId="77777777" w:rsidR="00FD2D14" w:rsidRPr="002E24F0" w:rsidRDefault="00FD2D14" w:rsidP="00C63E3E">
      <w:pPr>
        <w:pStyle w:val="ListParagraph"/>
        <w:numPr>
          <w:ilvl w:val="0"/>
          <w:numId w:val="45"/>
        </w:numPr>
        <w:spacing w:after="160" w:line="259" w:lineRule="auto"/>
        <w:jc w:val="both"/>
        <w:rPr>
          <w:sz w:val="28"/>
          <w:szCs w:val="28"/>
        </w:rPr>
      </w:pPr>
      <w:r w:rsidRPr="002E24F0">
        <w:rPr>
          <w:sz w:val="28"/>
          <w:szCs w:val="28"/>
        </w:rPr>
        <w:t>Nhóm tổ chức sự kiện gồm những ai ? Quan hệ giữa họ ra sao (Phối hợp, phục tùng, chỉ huy)</w:t>
      </w:r>
    </w:p>
    <w:p w14:paraId="41729B65"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Phương pháp tổ chức sự kiện là gì ?</w:t>
      </w:r>
    </w:p>
    <w:p w14:paraId="64C04C47"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Phương tiện cho nhóm tổ chức sự kiện gồm những gì ?</w:t>
      </w:r>
    </w:p>
    <w:p w14:paraId="403B30C9"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Nhóm thực hiện sự kiện gồm những ai (diễn viên, khách mời,…) ? Tính chuyên nghiệp của họ ra sao ?</w:t>
      </w:r>
    </w:p>
    <w:p w14:paraId="39CB6590"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lastRenderedPageBreak/>
        <w:t>Phương tiện cho những người thực hiện sự kiện sử dụng – gồm những gì?</w:t>
      </w:r>
    </w:p>
    <w:p w14:paraId="4B041749"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Nhóm khách hàng mục tiêu đối với sự kiện này là những ai? Những hoạt động đối với họ (trước, trong và sau khi tổ chức sự kiện)?</w:t>
      </w:r>
    </w:p>
    <w:p w14:paraId="76FE1A6A"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Có sự xuất hiện của nhóm cạnh tranh hay không? Họ là những ai? Những hoạt động đối với họ (trước, trong và sau khi tổ chức sự kiện)?</w:t>
      </w:r>
    </w:p>
    <w:p w14:paraId="0D485EFB"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Các biện pháp khích lệ người tham gia sự kiện (phía nhóm tổ chức, phía nhóm thực hiện) là những gì? Vào lúc nào (trong khi, sau khi)?</w:t>
      </w:r>
    </w:p>
    <w:p w14:paraId="2C706A13" w14:textId="77777777"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Các biện pháp đánh giá người tham gia sự kiện (phía nhóm tỏ chức, phía nhóm thực hiện) là những gì? Vào lúc nào (trong khi, sau khi)?</w:t>
      </w:r>
    </w:p>
    <w:p w14:paraId="6FA218CA" w14:textId="2B231B32" w:rsidR="00FD2D14" w:rsidRPr="002E24F0" w:rsidRDefault="00FD2D14" w:rsidP="00C63E3E">
      <w:pPr>
        <w:pStyle w:val="ListParagraph"/>
        <w:numPr>
          <w:ilvl w:val="0"/>
          <w:numId w:val="46"/>
        </w:numPr>
        <w:spacing w:after="160" w:line="259" w:lineRule="auto"/>
        <w:jc w:val="both"/>
        <w:rPr>
          <w:sz w:val="28"/>
          <w:szCs w:val="28"/>
        </w:rPr>
      </w:pPr>
      <w:r w:rsidRPr="002E24F0">
        <w:rPr>
          <w:sz w:val="28"/>
          <w:szCs w:val="28"/>
        </w:rPr>
        <w:t xml:space="preserve">Việc tổng kết sự kiện để rút bài học kinh nghiệm (cho chủ doanh nghiệp, cho phía tổ chức sự kiện)? </w:t>
      </w:r>
    </w:p>
    <w:p w14:paraId="3608FE0D" w14:textId="3C9C3D3A" w:rsidR="00F92122" w:rsidRPr="002E24F0" w:rsidRDefault="00F92122" w:rsidP="004F648D">
      <w:pPr>
        <w:pStyle w:val="Style3"/>
      </w:pPr>
      <w:bookmarkStart w:id="98" w:name="_Toc65594289"/>
      <w:r w:rsidRPr="002E24F0">
        <w:t>3.</w:t>
      </w:r>
      <w:r w:rsidR="00BF3C0A" w:rsidRPr="002E24F0">
        <w:t xml:space="preserve">2.2 </w:t>
      </w:r>
      <w:r w:rsidRPr="002E24F0">
        <w:t>Tính chuyên nghiệp kết hợp với sự sáng tạo trong kịch bản của một chương trình sự kiện:</w:t>
      </w:r>
      <w:bookmarkEnd w:id="98"/>
    </w:p>
    <w:p w14:paraId="2D96EFAA" w14:textId="0F7EAE98" w:rsidR="00007EBE" w:rsidRPr="002E24F0" w:rsidRDefault="00007EBE" w:rsidP="00C63E3E">
      <w:pPr>
        <w:jc w:val="both"/>
        <w:rPr>
          <w:sz w:val="28"/>
          <w:szCs w:val="28"/>
        </w:rPr>
      </w:pPr>
      <w:r w:rsidRPr="002E24F0">
        <w:rPr>
          <w:sz w:val="28"/>
          <w:szCs w:val="28"/>
        </w:rPr>
        <w:t xml:space="preserve">- Hai yếu tố đánh giá khả năng dẫn đầu của một doanh nghiệp kinh doanh dịch vụ sự kiện là sự kết hợp giữa tính chuyên nghiệp, sự sáng tạo, và được thăng hoa bởi nghệ thuật kết hợp. </w:t>
      </w:r>
    </w:p>
    <w:p w14:paraId="3F2D21AA" w14:textId="025FEC09" w:rsidR="005D6076" w:rsidRPr="002E24F0" w:rsidRDefault="005D6076" w:rsidP="004F648D">
      <w:pPr>
        <w:pStyle w:val="Style3"/>
      </w:pPr>
      <w:bookmarkStart w:id="99" w:name="_Toc65594290"/>
      <w:r w:rsidRPr="002E24F0">
        <w:t>3.2.3 Nâng cao khả năng sáng tạo trong chương trình tổ chức sự kiện:</w:t>
      </w:r>
      <w:bookmarkEnd w:id="99"/>
    </w:p>
    <w:p w14:paraId="34EEB770" w14:textId="671D1FF8" w:rsidR="005D6076" w:rsidRPr="002E24F0" w:rsidRDefault="002F3419" w:rsidP="00C63E3E">
      <w:pPr>
        <w:spacing w:after="160" w:line="259" w:lineRule="auto"/>
        <w:jc w:val="both"/>
        <w:rPr>
          <w:b/>
          <w:bCs w:val="0"/>
          <w:i/>
          <w:iCs/>
          <w:sz w:val="28"/>
          <w:szCs w:val="28"/>
        </w:rPr>
      </w:pPr>
      <w:r w:rsidRPr="002E24F0">
        <w:rPr>
          <w:sz w:val="28"/>
          <w:szCs w:val="28"/>
        </w:rPr>
        <w:t xml:space="preserve"> </w:t>
      </w:r>
      <w:r w:rsidRPr="002E24F0">
        <w:rPr>
          <w:i/>
          <w:iCs/>
          <w:sz w:val="28"/>
          <w:szCs w:val="28"/>
        </w:rPr>
        <w:t>Phát huy những ý tưởng sáng tạo:</w:t>
      </w:r>
    </w:p>
    <w:p w14:paraId="48D91982" w14:textId="441DC655" w:rsidR="00E9074D" w:rsidRPr="002E24F0" w:rsidRDefault="003E19BA" w:rsidP="00C63E3E">
      <w:pPr>
        <w:jc w:val="both"/>
        <w:rPr>
          <w:sz w:val="28"/>
          <w:szCs w:val="28"/>
        </w:rPr>
      </w:pPr>
      <w:r w:rsidRPr="002E24F0">
        <w:rPr>
          <w:sz w:val="28"/>
          <w:szCs w:val="28"/>
        </w:rPr>
        <w:t xml:space="preserve">- </w:t>
      </w:r>
      <w:r w:rsidR="00E9074D" w:rsidRPr="002E24F0">
        <w:rPr>
          <w:sz w:val="28"/>
          <w:szCs w:val="28"/>
        </w:rPr>
        <w:t>Tạo điều kiện để những công nhân viên trao đổi với nhau nhiều hơn trong môi trường thoải mái, thân thiện. Trong quá trình trao đổi sẽ nảy sinh ra nhiều ý tướng mới lại và hấp dẫn từ chính những người trực tiếp tham gia vào công việc.</w:t>
      </w:r>
    </w:p>
    <w:p w14:paraId="4BB46F16" w14:textId="6FF5DC22" w:rsidR="00E9074D" w:rsidRPr="002E24F0" w:rsidRDefault="003E19BA" w:rsidP="00C63E3E">
      <w:pPr>
        <w:jc w:val="both"/>
        <w:rPr>
          <w:sz w:val="28"/>
          <w:szCs w:val="28"/>
        </w:rPr>
      </w:pPr>
      <w:r w:rsidRPr="002E24F0">
        <w:rPr>
          <w:sz w:val="28"/>
          <w:szCs w:val="28"/>
        </w:rPr>
        <w:t xml:space="preserve">- </w:t>
      </w:r>
      <w:r w:rsidR="00E9074D" w:rsidRPr="002E24F0">
        <w:rPr>
          <w:sz w:val="28"/>
          <w:szCs w:val="28"/>
        </w:rPr>
        <w:t>Bên cạnh đó, ban lãnh đạo công chú ý lắng nghe, lo nhiều cơ hội để tán thưởng, động viên những người có nhiều ý tưởng sáng tạo, tạo động lực cho họ.</w:t>
      </w:r>
    </w:p>
    <w:p w14:paraId="6416772E" w14:textId="234F98E8" w:rsidR="00E9074D" w:rsidRPr="002E24F0" w:rsidRDefault="003E19BA" w:rsidP="00C63E3E">
      <w:pPr>
        <w:jc w:val="both"/>
        <w:rPr>
          <w:sz w:val="28"/>
          <w:szCs w:val="28"/>
        </w:rPr>
      </w:pPr>
      <w:r w:rsidRPr="002E24F0">
        <w:rPr>
          <w:sz w:val="28"/>
          <w:szCs w:val="28"/>
        </w:rPr>
        <w:t xml:space="preserve">- </w:t>
      </w:r>
      <w:r w:rsidR="00E9074D" w:rsidRPr="002E24F0">
        <w:rPr>
          <w:sz w:val="28"/>
          <w:szCs w:val="28"/>
        </w:rPr>
        <w:t>Đôi khi, những ý tưởng bột nhát, tưởng rằng không thể thực hiện, lại là những ý tưởng đáng giá, mang tính đột phá, tạo đà phát triên mới.</w:t>
      </w:r>
    </w:p>
    <w:p w14:paraId="588C9384" w14:textId="7503B51A" w:rsidR="00E9074D" w:rsidRPr="002E24F0" w:rsidRDefault="003E19BA" w:rsidP="00C63E3E">
      <w:pPr>
        <w:jc w:val="both"/>
        <w:rPr>
          <w:sz w:val="28"/>
          <w:szCs w:val="28"/>
        </w:rPr>
      </w:pPr>
      <w:r w:rsidRPr="002E24F0">
        <w:rPr>
          <w:sz w:val="28"/>
          <w:szCs w:val="28"/>
        </w:rPr>
        <w:t xml:space="preserve">- </w:t>
      </w:r>
      <w:r w:rsidR="00E9074D" w:rsidRPr="002E24F0">
        <w:rPr>
          <w:sz w:val="28"/>
          <w:szCs w:val="28"/>
        </w:rPr>
        <w:t xml:space="preserve">Cụ thể hơn , </w:t>
      </w:r>
      <w:r w:rsidRPr="002E24F0">
        <w:rPr>
          <w:sz w:val="28"/>
          <w:szCs w:val="28"/>
        </w:rPr>
        <w:t>Doanh nghiệp</w:t>
      </w:r>
      <w:r w:rsidR="00E9074D" w:rsidRPr="002E24F0">
        <w:rPr>
          <w:sz w:val="28"/>
          <w:szCs w:val="28"/>
        </w:rPr>
        <w:t xml:space="preserve"> tạo ra những phong trào thi đua nội bộ và có phần thưởng như bằng khen, phong bì, tặng một kỳ nghỉ cho ý tưởng sáng tạo và có giá trị thực tế nhất,…</w:t>
      </w:r>
    </w:p>
    <w:p w14:paraId="2A478AA0" w14:textId="3916FBC0" w:rsidR="00C979C3" w:rsidRPr="002E24F0" w:rsidRDefault="005145BC" w:rsidP="004F648D">
      <w:pPr>
        <w:pStyle w:val="Style3"/>
      </w:pPr>
      <w:bookmarkStart w:id="100" w:name="_Toc65594291"/>
      <w:r w:rsidRPr="002E24F0">
        <w:t>3.2.3 Giải quyết sự c</w:t>
      </w:r>
      <w:r w:rsidR="00117DA9" w:rsidRPr="002E24F0">
        <w:t>ố</w:t>
      </w:r>
      <w:r w:rsidRPr="002E24F0">
        <w:t xml:space="preserve"> trong tổ chức sự kiện:</w:t>
      </w:r>
      <w:bookmarkEnd w:id="100"/>
    </w:p>
    <w:p w14:paraId="13CA951C" w14:textId="31B62E06" w:rsidR="005145BC" w:rsidRPr="002E24F0" w:rsidRDefault="0093621E" w:rsidP="00C63E3E">
      <w:pPr>
        <w:jc w:val="both"/>
        <w:rPr>
          <w:sz w:val="28"/>
          <w:szCs w:val="28"/>
        </w:rPr>
      </w:pPr>
      <w:r w:rsidRPr="002E24F0">
        <w:rPr>
          <w:sz w:val="28"/>
          <w:szCs w:val="28"/>
        </w:rPr>
        <w:lastRenderedPageBreak/>
        <w:t>- Ở một sự kiện được tổ chức chuyên nghiệp, người ta sẽ tinh đến các giải pháp xử lý khủng hoàng Theo đó, người tổ chức sẽ dự đoán những tình huống xấu nào có thể xảy ra, cách giải quyết cụ thể từng tnưởng hợp ra sao.</w:t>
      </w:r>
    </w:p>
    <w:p w14:paraId="35105760" w14:textId="766E923A" w:rsidR="00EB4D1D" w:rsidRPr="002E24F0" w:rsidRDefault="00EB4D1D" w:rsidP="00C63E3E">
      <w:pPr>
        <w:jc w:val="both"/>
        <w:rPr>
          <w:sz w:val="28"/>
          <w:szCs w:val="28"/>
        </w:rPr>
      </w:pPr>
      <w:r w:rsidRPr="002E24F0">
        <w:rPr>
          <w:sz w:val="28"/>
          <w:szCs w:val="28"/>
        </w:rPr>
        <w:t>- Trong tay luôn có bảng danh mục công việc cần làm để nắm bắt tình trạng công việc và thời gian hoàn thành tất. Ngoài ra, cũng không thể thiếu bảng tiến độ công việc, cũng như phải nghĩ đến các phương ăn quản lý rùi ro để có thể giải quyết sự cố xảy ra một cách an toàn và nhanh chóng nhất. Đó là những tâm niệm cơ bản của người làm nghề tổ chức sự kiện, cũng như doanh nghiệp muốn tự đứng ra làm chương trình cho mình. Quan trọng hơn hết, không được xem nhẹ bất cứ công việc nào , dù là rất nhỏ như chọn bài hát làm nhạc dạo đầu cho chương trình , đặt lẵng hoa trên bàn tiếp tân ... Có việc tưởng chừng đơn giản như chuẩn bị khay và khăn cho phần nghi lễ trao tặng quà , nhưng vì người tổ chức không kiểm tra kỹ , đến lúc xuất hiện trên sân khấu thì chỉ thấy khay trơ trụi với phần quà mà lại thiếu tấm khăn phủ ! Những việc linh tinh này phải được liệt kê chi tiết trong bản danh mục công việc cần làm và phải phân công cụ thể cho từng người chịu trách nhiệm.</w:t>
      </w:r>
    </w:p>
    <w:p w14:paraId="1E4B48BB" w14:textId="06B693DA" w:rsidR="00EB4D1D" w:rsidRPr="002E24F0" w:rsidRDefault="00EB4D1D" w:rsidP="00C63E3E">
      <w:pPr>
        <w:jc w:val="both"/>
        <w:rPr>
          <w:sz w:val="28"/>
          <w:szCs w:val="28"/>
        </w:rPr>
      </w:pPr>
      <w:r w:rsidRPr="002E24F0">
        <w:rPr>
          <w:sz w:val="28"/>
          <w:szCs w:val="28"/>
        </w:rPr>
        <w:t>- Tóm lại , việc lường trước các sự cố và đưa sẵn các giải pháp xử lý sẽ hay hơn việc chỉ cố gắng làm cho một chương trình hoàn thiện theo kiểu tranh không để xảy ra một số xuất nào. Trên thực tế , đây là điều không thể, có khi còn tác dụng ngược , bởi càng cố chu tất mặt này thì lại dễ sơ hở mặt khác.</w:t>
      </w:r>
    </w:p>
    <w:p w14:paraId="0AECB608" w14:textId="1B408619" w:rsidR="00EB4D1D" w:rsidRPr="002E24F0" w:rsidRDefault="00EB4D1D" w:rsidP="00C979C3">
      <w:pPr>
        <w:rPr>
          <w:sz w:val="28"/>
          <w:szCs w:val="28"/>
        </w:rPr>
      </w:pPr>
    </w:p>
    <w:p w14:paraId="77F3429B" w14:textId="77777777" w:rsidR="00571840" w:rsidRPr="002E24F0" w:rsidRDefault="00571840" w:rsidP="00571840">
      <w:pPr>
        <w:pStyle w:val="Heading3"/>
        <w:jc w:val="center"/>
        <w:rPr>
          <w:sz w:val="28"/>
          <w:szCs w:val="28"/>
        </w:rPr>
      </w:pPr>
      <w:bookmarkStart w:id="101" w:name="_Toc64905998"/>
    </w:p>
    <w:p w14:paraId="58BE7871" w14:textId="77777777" w:rsidR="00571840" w:rsidRPr="002E24F0" w:rsidRDefault="00571840" w:rsidP="00571840">
      <w:pPr>
        <w:pStyle w:val="Heading3"/>
        <w:jc w:val="center"/>
        <w:rPr>
          <w:sz w:val="28"/>
          <w:szCs w:val="28"/>
        </w:rPr>
      </w:pPr>
    </w:p>
    <w:p w14:paraId="38AED024" w14:textId="77777777" w:rsidR="00571840" w:rsidRPr="002E24F0" w:rsidRDefault="00571840" w:rsidP="00571840">
      <w:pPr>
        <w:pStyle w:val="Heading3"/>
        <w:jc w:val="center"/>
        <w:rPr>
          <w:sz w:val="28"/>
          <w:szCs w:val="28"/>
        </w:rPr>
      </w:pPr>
    </w:p>
    <w:p w14:paraId="67A7B59A" w14:textId="77777777" w:rsidR="00571840" w:rsidRPr="002E24F0" w:rsidRDefault="00571840" w:rsidP="00571840">
      <w:pPr>
        <w:pStyle w:val="Heading3"/>
        <w:jc w:val="center"/>
        <w:rPr>
          <w:sz w:val="28"/>
          <w:szCs w:val="28"/>
        </w:rPr>
      </w:pPr>
    </w:p>
    <w:p w14:paraId="0B8BBCFF" w14:textId="77777777" w:rsidR="00571840" w:rsidRPr="002E24F0" w:rsidRDefault="00571840" w:rsidP="00571840">
      <w:pPr>
        <w:pStyle w:val="Heading3"/>
        <w:jc w:val="center"/>
        <w:rPr>
          <w:sz w:val="28"/>
          <w:szCs w:val="28"/>
        </w:rPr>
      </w:pPr>
    </w:p>
    <w:p w14:paraId="096A2CBD" w14:textId="77777777" w:rsidR="00571840" w:rsidRPr="002E24F0" w:rsidRDefault="00571840" w:rsidP="00571840">
      <w:pPr>
        <w:pStyle w:val="Heading3"/>
        <w:jc w:val="center"/>
        <w:rPr>
          <w:sz w:val="28"/>
          <w:szCs w:val="28"/>
        </w:rPr>
      </w:pPr>
    </w:p>
    <w:p w14:paraId="2942FB12" w14:textId="77777777" w:rsidR="00571840" w:rsidRPr="002E24F0" w:rsidRDefault="00571840" w:rsidP="00571840">
      <w:pPr>
        <w:pStyle w:val="Heading3"/>
        <w:jc w:val="center"/>
        <w:rPr>
          <w:sz w:val="28"/>
          <w:szCs w:val="28"/>
        </w:rPr>
      </w:pPr>
    </w:p>
    <w:p w14:paraId="739B6F77" w14:textId="77777777" w:rsidR="00DA3CBE" w:rsidRDefault="00DA3CBE" w:rsidP="00DA3CBE">
      <w:pPr>
        <w:pStyle w:val="Heading3"/>
        <w:rPr>
          <w:sz w:val="28"/>
          <w:szCs w:val="28"/>
        </w:rPr>
      </w:pPr>
    </w:p>
    <w:p w14:paraId="5C03A913" w14:textId="77777777" w:rsidR="00DA3CBE" w:rsidRDefault="00DA3CBE" w:rsidP="00DA3CBE">
      <w:pPr>
        <w:pStyle w:val="Heading3"/>
        <w:rPr>
          <w:sz w:val="28"/>
          <w:szCs w:val="28"/>
        </w:rPr>
      </w:pPr>
    </w:p>
    <w:p w14:paraId="511B2118" w14:textId="77777777" w:rsidR="00DA3CBE" w:rsidRDefault="00DA3CBE" w:rsidP="00DA3CBE">
      <w:pPr>
        <w:pStyle w:val="Heading3"/>
        <w:rPr>
          <w:sz w:val="28"/>
          <w:szCs w:val="28"/>
        </w:rPr>
      </w:pPr>
    </w:p>
    <w:p w14:paraId="3912CBB2" w14:textId="77777777" w:rsidR="00DA3CBE" w:rsidRDefault="00DA3CBE" w:rsidP="00DA3CBE">
      <w:pPr>
        <w:pStyle w:val="Heading3"/>
        <w:rPr>
          <w:sz w:val="28"/>
          <w:szCs w:val="28"/>
        </w:rPr>
      </w:pPr>
    </w:p>
    <w:p w14:paraId="79036E6C" w14:textId="77777777" w:rsidR="00DA3CBE" w:rsidRDefault="00DA3CBE" w:rsidP="00DA3CBE">
      <w:pPr>
        <w:pStyle w:val="Heading3"/>
        <w:rPr>
          <w:sz w:val="28"/>
          <w:szCs w:val="28"/>
        </w:rPr>
      </w:pPr>
    </w:p>
    <w:p w14:paraId="679BEB3A" w14:textId="77777777" w:rsidR="00DA3CBE" w:rsidRDefault="00DA3CBE" w:rsidP="00DA3CBE">
      <w:pPr>
        <w:pStyle w:val="Heading3"/>
        <w:rPr>
          <w:sz w:val="28"/>
          <w:szCs w:val="28"/>
        </w:rPr>
      </w:pPr>
    </w:p>
    <w:p w14:paraId="7479C6FD" w14:textId="77777777" w:rsidR="00DA3CBE" w:rsidRDefault="00DA3CBE" w:rsidP="00DA3CBE">
      <w:pPr>
        <w:pStyle w:val="Heading3"/>
        <w:rPr>
          <w:sz w:val="28"/>
          <w:szCs w:val="28"/>
        </w:rPr>
      </w:pPr>
    </w:p>
    <w:p w14:paraId="1D73209A" w14:textId="77777777" w:rsidR="00DA3CBE" w:rsidRDefault="00DA3CBE" w:rsidP="00DA3CBE">
      <w:pPr>
        <w:pStyle w:val="Heading3"/>
        <w:rPr>
          <w:sz w:val="28"/>
          <w:szCs w:val="28"/>
        </w:rPr>
      </w:pPr>
    </w:p>
    <w:p w14:paraId="46035C63" w14:textId="77777777" w:rsidR="00DA3CBE" w:rsidRDefault="00DA3CBE" w:rsidP="00DA3CBE">
      <w:pPr>
        <w:pStyle w:val="Heading3"/>
        <w:rPr>
          <w:sz w:val="28"/>
          <w:szCs w:val="28"/>
        </w:rPr>
      </w:pPr>
    </w:p>
    <w:p w14:paraId="2853390B" w14:textId="77777777" w:rsidR="00DA3CBE" w:rsidRDefault="00DA3CBE" w:rsidP="00DA3CBE">
      <w:pPr>
        <w:pStyle w:val="Heading3"/>
        <w:rPr>
          <w:sz w:val="28"/>
          <w:szCs w:val="28"/>
        </w:rPr>
      </w:pPr>
    </w:p>
    <w:p w14:paraId="358460C3" w14:textId="77777777" w:rsidR="00DA3CBE" w:rsidRDefault="00DA3CBE" w:rsidP="00DA3CBE">
      <w:pPr>
        <w:pStyle w:val="Heading3"/>
        <w:rPr>
          <w:sz w:val="28"/>
          <w:szCs w:val="28"/>
        </w:rPr>
      </w:pPr>
    </w:p>
    <w:p w14:paraId="0642CD77" w14:textId="77777777" w:rsidR="00DA3CBE" w:rsidRDefault="00DA3CBE" w:rsidP="00DA3CBE">
      <w:pPr>
        <w:pStyle w:val="Heading3"/>
        <w:rPr>
          <w:sz w:val="28"/>
          <w:szCs w:val="28"/>
        </w:rPr>
      </w:pPr>
    </w:p>
    <w:p w14:paraId="41485A07" w14:textId="065FF369" w:rsidR="008C3B14" w:rsidRPr="002E24F0" w:rsidRDefault="00386712" w:rsidP="004F648D">
      <w:pPr>
        <w:pStyle w:val="Style1"/>
      </w:pPr>
      <w:bookmarkStart w:id="102" w:name="_Toc65594292"/>
      <w:r w:rsidRPr="002E24F0">
        <w:t>KẾT LUẬN</w:t>
      </w:r>
      <w:bookmarkEnd w:id="101"/>
      <w:bookmarkEnd w:id="102"/>
    </w:p>
    <w:p w14:paraId="660D1258" w14:textId="77777777" w:rsidR="00843D75" w:rsidRPr="002E24F0" w:rsidRDefault="00843D75" w:rsidP="00843D75">
      <w:pPr>
        <w:pStyle w:val="NoSpacing"/>
        <w:jc w:val="distribute"/>
        <w:rPr>
          <w:sz w:val="28"/>
          <w:szCs w:val="28"/>
        </w:rPr>
      </w:pPr>
      <w:r w:rsidRPr="002E24F0">
        <w:rPr>
          <w:sz w:val="28"/>
          <w:szCs w:val="28"/>
        </w:rPr>
        <w:t xml:space="preserve">     </w:t>
      </w:r>
      <w:r w:rsidR="00386712" w:rsidRPr="002E24F0">
        <w:rPr>
          <w:sz w:val="28"/>
          <w:szCs w:val="28"/>
        </w:rPr>
        <w:t>Sau khi thực tập ba sự kiện từ thời gian tháng 11</w:t>
      </w:r>
      <w:r w:rsidR="00F20444" w:rsidRPr="002E24F0">
        <w:rPr>
          <w:sz w:val="28"/>
          <w:szCs w:val="28"/>
        </w:rPr>
        <w:t>/</w:t>
      </w:r>
      <w:r w:rsidR="00386712" w:rsidRPr="002E24F0">
        <w:rPr>
          <w:sz w:val="28"/>
          <w:szCs w:val="28"/>
        </w:rPr>
        <w:t>2020 đến tháng 1</w:t>
      </w:r>
      <w:r w:rsidR="00F20444" w:rsidRPr="002E24F0">
        <w:rPr>
          <w:sz w:val="28"/>
          <w:szCs w:val="28"/>
        </w:rPr>
        <w:t>/</w:t>
      </w:r>
      <w:r w:rsidR="00386712" w:rsidRPr="002E24F0">
        <w:rPr>
          <w:sz w:val="28"/>
          <w:szCs w:val="28"/>
        </w:rPr>
        <w:t xml:space="preserve">2021 em và các bạn trong nhóm đã học được rất nhiều điều bổ ích , thú vị </w:t>
      </w:r>
      <w:r w:rsidR="00413D24" w:rsidRPr="002E24F0">
        <w:rPr>
          <w:sz w:val="28"/>
          <w:szCs w:val="28"/>
        </w:rPr>
        <w:t xml:space="preserve">cũng như được trải nghiệm là chính tay góp sức cùng nhau làm những vị quản lí công việc tổ chức ba sự kiện (tiệc hội thảo, tiệc đứng ,tiệc ngồi). Tuy là lần đầu được làm việc này nhưng chúng em đã cùng nhau cố gắng ,nỗ lực,bỏ ra biết bao sự nhiệt tình ,đam mê, thời gian ,trí tuệ ,công sức để cùng nhau tạo nên một buổi tiệc diễn ra hoàn hảo nhất vì chúng em cùng nhau đồng lòng một ý tưởng là “một khi đã làm gì thì phải làm cho hoàn hảo nhất ,dù cho có phải bỏ ra càng nhiều Tài, Lực, Trí so với nhóm khác cũng phải đem những thông điệp sự kiện đến khách hàng và làm họ ra về với sự hài lòng nhất”. </w:t>
      </w:r>
      <w:r w:rsidR="006F505B" w:rsidRPr="002E24F0">
        <w:rPr>
          <w:sz w:val="28"/>
          <w:szCs w:val="28"/>
        </w:rPr>
        <w:t>Đ</w:t>
      </w:r>
      <w:r w:rsidR="009F7A6B" w:rsidRPr="002E24F0">
        <w:rPr>
          <w:sz w:val="28"/>
          <w:szCs w:val="28"/>
        </w:rPr>
        <w:t>ể làm được điều quyết tâm trên chúng em đã ph</w:t>
      </w:r>
      <w:r w:rsidR="006F505B" w:rsidRPr="002E24F0">
        <w:rPr>
          <w:sz w:val="28"/>
          <w:szCs w:val="28"/>
        </w:rPr>
        <w:t>ải</w:t>
      </w:r>
      <w:r w:rsidR="009F7A6B" w:rsidRPr="002E24F0">
        <w:rPr>
          <w:sz w:val="28"/>
          <w:szCs w:val="28"/>
        </w:rPr>
        <w:t xml:space="preserve"> học cách tiềm hiểu kiến thức tổ chức trên mạng khả năng giao lưu rộng rải nhờ các mối quan hệ để tìm người giúp đỡ cung cấp thực phẩm cho việc ăn uống một cách an toàn và ngon miệng và người màng trình diễn văn nghệ đỉnh cao của các </w:t>
      </w:r>
      <w:r w:rsidR="00277C67" w:rsidRPr="002E24F0">
        <w:rPr>
          <w:sz w:val="28"/>
          <w:szCs w:val="28"/>
        </w:rPr>
        <w:t>bạn trong trường</w:t>
      </w:r>
      <w:r w:rsidR="009F7A6B" w:rsidRPr="002E24F0">
        <w:rPr>
          <w:sz w:val="28"/>
          <w:szCs w:val="28"/>
        </w:rPr>
        <w:t xml:space="preserve"> hỗ trợ hợp tác bất chấp bận rộn.</w:t>
      </w:r>
      <w:r w:rsidR="00277C67" w:rsidRPr="002E24F0">
        <w:rPr>
          <w:sz w:val="28"/>
          <w:szCs w:val="28"/>
        </w:rPr>
        <w:t xml:space="preserve"> Cùng</w:t>
      </w:r>
      <w:r w:rsidR="009F7A6B" w:rsidRPr="002E24F0">
        <w:rPr>
          <w:sz w:val="28"/>
          <w:szCs w:val="28"/>
        </w:rPr>
        <w:t xml:space="preserve"> nhau họp bàn bạc đua ra các ý tưởng mới mẻ độc lạ mà tiết kiệm.</w:t>
      </w:r>
      <w:r w:rsidRPr="002E24F0">
        <w:rPr>
          <w:sz w:val="28"/>
          <w:szCs w:val="28"/>
        </w:rPr>
        <w:t xml:space="preserve"> </w:t>
      </w:r>
    </w:p>
    <w:p w14:paraId="2CE51C93" w14:textId="77777777" w:rsidR="00E72339" w:rsidRPr="002E24F0" w:rsidRDefault="00843D75" w:rsidP="00843D75">
      <w:pPr>
        <w:pStyle w:val="NoSpacing"/>
        <w:jc w:val="distribute"/>
        <w:rPr>
          <w:sz w:val="28"/>
          <w:szCs w:val="28"/>
        </w:rPr>
      </w:pPr>
      <w:r w:rsidRPr="002E24F0">
        <w:rPr>
          <w:sz w:val="28"/>
          <w:szCs w:val="28"/>
        </w:rPr>
        <w:t xml:space="preserve">      E</w:t>
      </w:r>
      <w:r w:rsidR="009F7A6B" w:rsidRPr="002E24F0">
        <w:rPr>
          <w:sz w:val="28"/>
          <w:szCs w:val="28"/>
        </w:rPr>
        <w:t>m xin cảm ơn các quý thầy cô đã không ngại mệt mỏi lo âu cho chúng em trong từng sự kiện.thầy cô đã cùng chúng em lên ý tưởng , những nhắc nhỡ sai lầm trong cách tổ chức ,cùng tham gia đánh giá cách tổ chức sự kiện để chỉ ra sai lầ</w:t>
      </w:r>
      <w:r w:rsidR="00EF6347" w:rsidRPr="002E24F0">
        <w:rPr>
          <w:sz w:val="28"/>
          <w:szCs w:val="28"/>
        </w:rPr>
        <w:t>m cầ</w:t>
      </w:r>
      <w:r w:rsidR="009F7A6B" w:rsidRPr="002E24F0">
        <w:rPr>
          <w:sz w:val="28"/>
          <w:szCs w:val="28"/>
        </w:rPr>
        <w:t xml:space="preserve">n tránh không chỉ trong lúc thực tập mà là cho nền tảng sau này không để phạm </w:t>
      </w:r>
      <w:r w:rsidR="009F7A6B" w:rsidRPr="002E24F0">
        <w:rPr>
          <w:sz w:val="28"/>
          <w:szCs w:val="28"/>
        </w:rPr>
        <w:lastRenderedPageBreak/>
        <w:t>phải.</w:t>
      </w:r>
      <w:r w:rsidR="00EF6347" w:rsidRPr="002E24F0">
        <w:rPr>
          <w:sz w:val="28"/>
          <w:szCs w:val="28"/>
        </w:rPr>
        <w:t xml:space="preserve">  Các thầy cô đã cùng thức , cùng lo lắng về sự kiện với chúng em những ngày sắp thi cử cho khóa 9,10. Xin cảm ơn các bạn trong nhóm đã cùng nhau hoàn thiện ba sự kiện ý nghĩa trên  mặc dù có vài bạn khác lớp nhưng các bạn rất nỗ lực trong công việc.</w:t>
      </w:r>
    </w:p>
    <w:p w14:paraId="0FB2A6B2" w14:textId="06029079" w:rsidR="00386712" w:rsidRPr="002E24F0" w:rsidRDefault="00E72339" w:rsidP="007F4416">
      <w:pPr>
        <w:pStyle w:val="NoSpacing"/>
        <w:rPr>
          <w:sz w:val="28"/>
          <w:szCs w:val="28"/>
        </w:rPr>
      </w:pPr>
      <w:r w:rsidRPr="002E24F0">
        <w:rPr>
          <w:sz w:val="28"/>
          <w:szCs w:val="28"/>
        </w:rPr>
        <w:t xml:space="preserve">  </w:t>
      </w:r>
      <w:r w:rsidR="007F4416" w:rsidRPr="002E24F0">
        <w:rPr>
          <w:sz w:val="28"/>
          <w:szCs w:val="28"/>
        </w:rPr>
        <w:t xml:space="preserve">  </w:t>
      </w:r>
      <w:r w:rsidR="00EF6347" w:rsidRPr="002E24F0">
        <w:rPr>
          <w:sz w:val="28"/>
          <w:szCs w:val="28"/>
        </w:rPr>
        <w:t xml:space="preserve"> Cảm ơn các quý khách mời đã mua và tham gia để sự kiện </w:t>
      </w:r>
      <w:r w:rsidR="007F4416" w:rsidRPr="002E24F0">
        <w:rPr>
          <w:sz w:val="28"/>
          <w:szCs w:val="28"/>
        </w:rPr>
        <w:t>được hoàn thành và diễn ra một cách tốt đẹp</w:t>
      </w:r>
      <w:r w:rsidR="008C4E3F" w:rsidRPr="002E24F0">
        <w:rPr>
          <w:sz w:val="28"/>
          <w:szCs w:val="28"/>
        </w:rPr>
        <w:t>.</w:t>
      </w:r>
    </w:p>
    <w:p w14:paraId="53B1C092" w14:textId="77777777" w:rsidR="009F5DAC" w:rsidRPr="002E24F0" w:rsidRDefault="009F5DAC" w:rsidP="007F4416">
      <w:pPr>
        <w:rPr>
          <w:sz w:val="28"/>
          <w:szCs w:val="28"/>
        </w:rPr>
      </w:pPr>
    </w:p>
    <w:p w14:paraId="65358CEF" w14:textId="77777777" w:rsidR="00771A51" w:rsidRPr="002E24F0" w:rsidRDefault="00771A51">
      <w:pPr>
        <w:jc w:val="both"/>
        <w:rPr>
          <w:sz w:val="28"/>
          <w:szCs w:val="28"/>
        </w:rPr>
      </w:pPr>
    </w:p>
    <w:sectPr w:rsidR="00771A51" w:rsidRPr="002E24F0" w:rsidSect="005B4308">
      <w:footerReference w:type="default" r:id="rId36"/>
      <w:pgSz w:w="12240" w:h="15840" w:code="1"/>
      <w:pgMar w:top="1134" w:right="1134" w:bottom="1134" w:left="1701" w:header="720" w:footer="720" w:gutter="0"/>
      <w:pgNumType w:start="1"/>
      <w:cols w:space="720"/>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8E3DA9" w14:textId="77777777" w:rsidR="00F17A49" w:rsidRDefault="00F17A49" w:rsidP="006D6A13">
      <w:pPr>
        <w:spacing w:after="0" w:line="240" w:lineRule="auto"/>
      </w:pPr>
      <w:r>
        <w:separator/>
      </w:r>
    </w:p>
    <w:p w14:paraId="5AE04A65" w14:textId="77777777" w:rsidR="00F17A49" w:rsidRDefault="00F17A49"/>
  </w:endnote>
  <w:endnote w:type="continuationSeparator" w:id="0">
    <w:p w14:paraId="42F13342" w14:textId="77777777" w:rsidR="00F17A49" w:rsidRDefault="00F17A49" w:rsidP="006D6A13">
      <w:pPr>
        <w:spacing w:after="0" w:line="240" w:lineRule="auto"/>
      </w:pPr>
      <w:r>
        <w:continuationSeparator/>
      </w:r>
    </w:p>
    <w:p w14:paraId="3A484ABC" w14:textId="77777777" w:rsidR="00F17A49" w:rsidRDefault="00F17A49"/>
  </w:endnote>
  <w:endnote w:type="continuationNotice" w:id="1">
    <w:p w14:paraId="680A8F55" w14:textId="77777777" w:rsidR="00F17A49" w:rsidRDefault="00F17A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62AD7" w14:textId="3244A16E" w:rsidR="00C56DE0" w:rsidRDefault="00C56DE0">
    <w:pPr>
      <w:pStyle w:val="Footer"/>
      <w:jc w:val="right"/>
    </w:pPr>
  </w:p>
  <w:p w14:paraId="7856652D" w14:textId="77777777" w:rsidR="00C56DE0" w:rsidRDefault="00C56D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57557" w14:textId="647AEB5A" w:rsidR="005B4308" w:rsidRDefault="000F75F9" w:rsidP="00A669F8">
    <w:pPr>
      <w:pStyle w:val="Footer"/>
      <w:ind w:right="7540"/>
      <w:jc w:val="right"/>
    </w:pPr>
    <w:r w:rsidRPr="000F75F9">
      <w:rPr>
        <w:sz w:val="26"/>
        <w:szCs w:val="26"/>
      </w:rPr>
      <w:t>Trần Thị Hải</w:t>
    </w:r>
    <w:r w:rsidR="0061255D">
      <w:rPr>
        <w:sz w:val="26"/>
        <w:szCs w:val="26"/>
      </w:rPr>
      <w:t xml:space="preserve"> Yến</w:t>
    </w:r>
    <w:r w:rsidRPr="000F75F9">
      <w:rPr>
        <w:sz w:val="26"/>
        <w:szCs w:val="26"/>
      </w:rPr>
      <w:t xml:space="preserve"> </w:t>
    </w:r>
    <w:r w:rsidR="00A669F8">
      <w:rPr>
        <w:sz w:val="26"/>
        <w:szCs w:val="26"/>
      </w:rPr>
      <w:t xml:space="preserve">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7351723"/>
      <w:docPartObj>
        <w:docPartGallery w:val="Page Numbers (Bottom of Page)"/>
        <w:docPartUnique/>
      </w:docPartObj>
    </w:sdtPr>
    <w:sdtEndPr>
      <w:rPr>
        <w:noProof/>
      </w:rPr>
    </w:sdtEndPr>
    <w:sdtContent>
      <w:p w14:paraId="4D0A5AE5" w14:textId="77777777" w:rsidR="004F648D" w:rsidRDefault="004F648D">
        <w:pPr>
          <w:pStyle w:val="Footer"/>
          <w:jc w:val="right"/>
        </w:pPr>
      </w:p>
      <w:p w14:paraId="2E9EBFA3" w14:textId="214DE50D" w:rsidR="004F648D" w:rsidRDefault="004F648D">
        <w:pPr>
          <w:pStyle w:val="Footer"/>
          <w:jc w:val="right"/>
        </w:pPr>
        <w:r>
          <w:fldChar w:fldCharType="begin"/>
        </w:r>
        <w:r>
          <w:instrText xml:space="preserve"> PAGE   \* MERGEFORMAT </w:instrText>
        </w:r>
        <w:r>
          <w:fldChar w:fldCharType="separate"/>
        </w:r>
        <w:r w:rsidR="007531BF">
          <w:rPr>
            <w:noProof/>
          </w:rPr>
          <w:t>45</w:t>
        </w:r>
        <w:r>
          <w:rPr>
            <w:noProof/>
          </w:rPr>
          <w:fldChar w:fldCharType="end"/>
        </w:r>
      </w:p>
    </w:sdtContent>
  </w:sdt>
  <w:p w14:paraId="3656B44A" w14:textId="0B79CDAC" w:rsidR="00C56DE0" w:rsidRDefault="004F648D" w:rsidP="00D40C10">
    <w:pPr>
      <w:pStyle w:val="Footer"/>
    </w:pPr>
    <w:r>
      <w:t>SVTH: Trần Thị Hải Yến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39D991" w14:textId="77777777" w:rsidR="00F17A49" w:rsidRDefault="00F17A49" w:rsidP="006D6A13">
      <w:pPr>
        <w:spacing w:after="0" w:line="240" w:lineRule="auto"/>
      </w:pPr>
      <w:r>
        <w:separator/>
      </w:r>
    </w:p>
    <w:p w14:paraId="505C5489" w14:textId="77777777" w:rsidR="00F17A49" w:rsidRDefault="00F17A49"/>
  </w:footnote>
  <w:footnote w:type="continuationSeparator" w:id="0">
    <w:p w14:paraId="58C20821" w14:textId="77777777" w:rsidR="00F17A49" w:rsidRDefault="00F17A49" w:rsidP="006D6A13">
      <w:pPr>
        <w:spacing w:after="0" w:line="240" w:lineRule="auto"/>
      </w:pPr>
      <w:r>
        <w:continuationSeparator/>
      </w:r>
    </w:p>
    <w:p w14:paraId="26BEB268" w14:textId="77777777" w:rsidR="00F17A49" w:rsidRDefault="00F17A49"/>
  </w:footnote>
  <w:footnote w:type="continuationNotice" w:id="1">
    <w:p w14:paraId="2DFD329E" w14:textId="77777777" w:rsidR="00F17A49" w:rsidRDefault="00F17A4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D8F19" w14:textId="77777777" w:rsidR="00C56DE0" w:rsidRDefault="00C56DE0" w:rsidP="007A5111">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070"/>
    <w:multiLevelType w:val="hybridMultilevel"/>
    <w:tmpl w:val="E7A409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73539"/>
    <w:multiLevelType w:val="hybridMultilevel"/>
    <w:tmpl w:val="068C9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1073E"/>
    <w:multiLevelType w:val="hybridMultilevel"/>
    <w:tmpl w:val="1048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1697C"/>
    <w:multiLevelType w:val="hybridMultilevel"/>
    <w:tmpl w:val="F3F80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2A0130"/>
    <w:multiLevelType w:val="hybridMultilevel"/>
    <w:tmpl w:val="94EC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044BEF"/>
    <w:multiLevelType w:val="hybridMultilevel"/>
    <w:tmpl w:val="C8AA9E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317AB6"/>
    <w:multiLevelType w:val="multilevel"/>
    <w:tmpl w:val="DFE4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5C24EA"/>
    <w:multiLevelType w:val="hybridMultilevel"/>
    <w:tmpl w:val="E2B830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D556D9"/>
    <w:multiLevelType w:val="hybridMultilevel"/>
    <w:tmpl w:val="06E4D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F79CE"/>
    <w:multiLevelType w:val="hybridMultilevel"/>
    <w:tmpl w:val="3B82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C5631"/>
    <w:multiLevelType w:val="hybridMultilevel"/>
    <w:tmpl w:val="CBD8A5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6B64E4"/>
    <w:multiLevelType w:val="hybridMultilevel"/>
    <w:tmpl w:val="99C240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E96516"/>
    <w:multiLevelType w:val="hybridMultilevel"/>
    <w:tmpl w:val="8E1434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227D7"/>
    <w:multiLevelType w:val="hybridMultilevel"/>
    <w:tmpl w:val="4AF282C6"/>
    <w:lvl w:ilvl="0" w:tplc="5D16B38C">
      <w:start w:val="1"/>
      <w:numFmt w:val="bullet"/>
      <w:lvlText w:val=""/>
      <w:lvlJc w:val="left"/>
      <w:pPr>
        <w:ind w:left="1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7D02424C">
      <w:start w:val="1"/>
      <w:numFmt w:val="bullet"/>
      <w:lvlText w:val="o"/>
      <w:lvlJc w:val="left"/>
      <w:pPr>
        <w:ind w:left="10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E5DE37A4">
      <w:start w:val="1"/>
      <w:numFmt w:val="bullet"/>
      <w:lvlText w:val="▪"/>
      <w:lvlJc w:val="left"/>
      <w:pPr>
        <w:ind w:left="18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E34C7A62">
      <w:start w:val="1"/>
      <w:numFmt w:val="bullet"/>
      <w:lvlText w:val="•"/>
      <w:lvlJc w:val="left"/>
      <w:pPr>
        <w:ind w:left="25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89060F0A">
      <w:start w:val="1"/>
      <w:numFmt w:val="bullet"/>
      <w:lvlText w:val="o"/>
      <w:lvlJc w:val="left"/>
      <w:pPr>
        <w:ind w:left="32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37F28782">
      <w:start w:val="1"/>
      <w:numFmt w:val="bullet"/>
      <w:lvlText w:val="▪"/>
      <w:lvlJc w:val="left"/>
      <w:pPr>
        <w:ind w:left="39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03FAE610">
      <w:start w:val="1"/>
      <w:numFmt w:val="bullet"/>
      <w:lvlText w:val="•"/>
      <w:lvlJc w:val="left"/>
      <w:pPr>
        <w:ind w:left="46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AF865B08">
      <w:start w:val="1"/>
      <w:numFmt w:val="bullet"/>
      <w:lvlText w:val="o"/>
      <w:lvlJc w:val="left"/>
      <w:pPr>
        <w:ind w:left="54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AAE23AD0">
      <w:start w:val="1"/>
      <w:numFmt w:val="bullet"/>
      <w:lvlText w:val="▪"/>
      <w:lvlJc w:val="left"/>
      <w:pPr>
        <w:ind w:left="61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14">
    <w:nsid w:val="28270C07"/>
    <w:multiLevelType w:val="hybridMultilevel"/>
    <w:tmpl w:val="17F2F3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2F5586"/>
    <w:multiLevelType w:val="multilevel"/>
    <w:tmpl w:val="9CBA0A0E"/>
    <w:lvl w:ilvl="0">
      <w:start w:val="2"/>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CFB4EF8"/>
    <w:multiLevelType w:val="hybridMultilevel"/>
    <w:tmpl w:val="753266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7D17F8"/>
    <w:multiLevelType w:val="hybridMultilevel"/>
    <w:tmpl w:val="77149AF2"/>
    <w:lvl w:ilvl="0" w:tplc="CBE48BD4">
      <w:start w:val="1"/>
      <w:numFmt w:val="bullet"/>
      <w:lvlText w:val="-"/>
      <w:lvlJc w:val="left"/>
      <w:pPr>
        <w:ind w:left="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ECCBC26">
      <w:start w:val="1"/>
      <w:numFmt w:val="bullet"/>
      <w:lvlText w:val="o"/>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AA062DD2">
      <w:start w:val="1"/>
      <w:numFmt w:val="bullet"/>
      <w:lvlText w:val="▪"/>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2DC688FA">
      <w:start w:val="1"/>
      <w:numFmt w:val="bullet"/>
      <w:lvlText w:val="•"/>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1DE037C">
      <w:start w:val="1"/>
      <w:numFmt w:val="bullet"/>
      <w:lvlText w:val="o"/>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ED29C5E">
      <w:start w:val="1"/>
      <w:numFmt w:val="bullet"/>
      <w:lvlText w:val="▪"/>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2CD8C184">
      <w:start w:val="1"/>
      <w:numFmt w:val="bullet"/>
      <w:lvlText w:val="•"/>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A0403A84">
      <w:start w:val="1"/>
      <w:numFmt w:val="bullet"/>
      <w:lvlText w:val="o"/>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4A30A1B4">
      <w:start w:val="1"/>
      <w:numFmt w:val="bullet"/>
      <w:lvlText w:val="▪"/>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8">
    <w:nsid w:val="311531E3"/>
    <w:multiLevelType w:val="hybridMultilevel"/>
    <w:tmpl w:val="AD808390"/>
    <w:lvl w:ilvl="0" w:tplc="0409000F">
      <w:start w:val="1"/>
      <w:numFmt w:val="decimal"/>
      <w:lvlText w:val="%1."/>
      <w:lvlJc w:val="left"/>
      <w:pPr>
        <w:ind w:left="720" w:hanging="360"/>
      </w:pPr>
    </w:lvl>
    <w:lvl w:ilvl="1" w:tplc="D026FAF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2F2CB7"/>
    <w:multiLevelType w:val="hybridMultilevel"/>
    <w:tmpl w:val="22A0BE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EA7A39"/>
    <w:multiLevelType w:val="hybridMultilevel"/>
    <w:tmpl w:val="724EA8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7340D50"/>
    <w:multiLevelType w:val="multilevel"/>
    <w:tmpl w:val="F68C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D30774"/>
    <w:multiLevelType w:val="multilevel"/>
    <w:tmpl w:val="500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D006CC"/>
    <w:multiLevelType w:val="hybridMultilevel"/>
    <w:tmpl w:val="06B82800"/>
    <w:lvl w:ilvl="0" w:tplc="D47645D0">
      <w:start w:val="1"/>
      <w:numFmt w:val="bullet"/>
      <w:lvlText w:val="-"/>
      <w:lvlJc w:val="left"/>
      <w:pPr>
        <w:ind w:left="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97263148">
      <w:start w:val="1"/>
      <w:numFmt w:val="bullet"/>
      <w:lvlText w:val="o"/>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F08DD3E">
      <w:start w:val="1"/>
      <w:numFmt w:val="bullet"/>
      <w:lvlText w:val="▪"/>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4A367DE6">
      <w:start w:val="1"/>
      <w:numFmt w:val="bullet"/>
      <w:lvlText w:val="•"/>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4C2A6068">
      <w:start w:val="1"/>
      <w:numFmt w:val="bullet"/>
      <w:lvlText w:val="o"/>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EFF8C04C">
      <w:start w:val="1"/>
      <w:numFmt w:val="bullet"/>
      <w:lvlText w:val="▪"/>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AB66C8C">
      <w:start w:val="1"/>
      <w:numFmt w:val="bullet"/>
      <w:lvlText w:val="•"/>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C34AFC8">
      <w:start w:val="1"/>
      <w:numFmt w:val="bullet"/>
      <w:lvlText w:val="o"/>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0480141C">
      <w:start w:val="1"/>
      <w:numFmt w:val="bullet"/>
      <w:lvlText w:val="▪"/>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4">
    <w:nsid w:val="436A705C"/>
    <w:multiLevelType w:val="hybridMultilevel"/>
    <w:tmpl w:val="8FA2C506"/>
    <w:lvl w:ilvl="0" w:tplc="27625DA8">
      <w:start w:val="1"/>
      <w:numFmt w:val="bullet"/>
      <w:lvlText w:val="-"/>
      <w:lvlJc w:val="left"/>
      <w:pPr>
        <w:ind w:left="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CCE0354">
      <w:start w:val="1"/>
      <w:numFmt w:val="bullet"/>
      <w:lvlText w:val="o"/>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0BAACAE2">
      <w:start w:val="1"/>
      <w:numFmt w:val="bullet"/>
      <w:lvlText w:val="▪"/>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CED6829E">
      <w:start w:val="1"/>
      <w:numFmt w:val="bullet"/>
      <w:lvlText w:val="•"/>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4930441A">
      <w:start w:val="1"/>
      <w:numFmt w:val="bullet"/>
      <w:lvlText w:val="o"/>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26061750">
      <w:start w:val="1"/>
      <w:numFmt w:val="bullet"/>
      <w:lvlText w:val="▪"/>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B8F082FE">
      <w:start w:val="1"/>
      <w:numFmt w:val="bullet"/>
      <w:lvlText w:val="•"/>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B6E4F1C0">
      <w:start w:val="1"/>
      <w:numFmt w:val="bullet"/>
      <w:lvlText w:val="o"/>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FE92B452">
      <w:start w:val="1"/>
      <w:numFmt w:val="bullet"/>
      <w:lvlText w:val="▪"/>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5">
    <w:nsid w:val="439C7589"/>
    <w:multiLevelType w:val="hybridMultilevel"/>
    <w:tmpl w:val="C504C7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217B9"/>
    <w:multiLevelType w:val="hybridMultilevel"/>
    <w:tmpl w:val="966C5264"/>
    <w:lvl w:ilvl="0" w:tplc="4A74CD6A">
      <w:start w:val="1"/>
      <w:numFmt w:val="bullet"/>
      <w:lvlText w:val=""/>
      <w:lvlJc w:val="left"/>
      <w:pPr>
        <w:ind w:left="7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E61C7DBC">
      <w:start w:val="1"/>
      <w:numFmt w:val="bullet"/>
      <w:lvlText w:val="o"/>
      <w:lvlJc w:val="left"/>
      <w:pPr>
        <w:ind w:left="10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0AB41704">
      <w:start w:val="1"/>
      <w:numFmt w:val="bullet"/>
      <w:lvlText w:val="▪"/>
      <w:lvlJc w:val="left"/>
      <w:pPr>
        <w:ind w:left="18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556C8AB2">
      <w:start w:val="1"/>
      <w:numFmt w:val="bullet"/>
      <w:lvlText w:val="•"/>
      <w:lvlJc w:val="left"/>
      <w:pPr>
        <w:ind w:left="25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7ACEBD1E">
      <w:start w:val="1"/>
      <w:numFmt w:val="bullet"/>
      <w:lvlText w:val="o"/>
      <w:lvlJc w:val="left"/>
      <w:pPr>
        <w:ind w:left="32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C666C80E">
      <w:start w:val="1"/>
      <w:numFmt w:val="bullet"/>
      <w:lvlText w:val="▪"/>
      <w:lvlJc w:val="left"/>
      <w:pPr>
        <w:ind w:left="39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715C5BD8">
      <w:start w:val="1"/>
      <w:numFmt w:val="bullet"/>
      <w:lvlText w:val="•"/>
      <w:lvlJc w:val="left"/>
      <w:pPr>
        <w:ind w:left="46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ED7EBA88">
      <w:start w:val="1"/>
      <w:numFmt w:val="bullet"/>
      <w:lvlText w:val="o"/>
      <w:lvlJc w:val="left"/>
      <w:pPr>
        <w:ind w:left="54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819CD14A">
      <w:start w:val="1"/>
      <w:numFmt w:val="bullet"/>
      <w:lvlText w:val="▪"/>
      <w:lvlJc w:val="left"/>
      <w:pPr>
        <w:ind w:left="61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27">
    <w:nsid w:val="49766E58"/>
    <w:multiLevelType w:val="hybridMultilevel"/>
    <w:tmpl w:val="059C7C8C"/>
    <w:lvl w:ilvl="0" w:tplc="65E0D9F8">
      <w:start w:val="1"/>
      <w:numFmt w:val="bullet"/>
      <w:lvlText w:val="-"/>
      <w:lvlJc w:val="left"/>
      <w:pPr>
        <w:ind w:left="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895AE320">
      <w:start w:val="1"/>
      <w:numFmt w:val="bullet"/>
      <w:lvlText w:val="o"/>
      <w:lvlJc w:val="left"/>
      <w:pPr>
        <w:ind w:left="10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DAB2960C">
      <w:start w:val="1"/>
      <w:numFmt w:val="bullet"/>
      <w:lvlText w:val="▪"/>
      <w:lvlJc w:val="left"/>
      <w:pPr>
        <w:ind w:left="18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E7F06624">
      <w:start w:val="1"/>
      <w:numFmt w:val="bullet"/>
      <w:lvlText w:val="•"/>
      <w:lvlJc w:val="left"/>
      <w:pPr>
        <w:ind w:left="25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F9FE4B60">
      <w:start w:val="1"/>
      <w:numFmt w:val="bullet"/>
      <w:lvlText w:val="o"/>
      <w:lvlJc w:val="left"/>
      <w:pPr>
        <w:ind w:left="324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32569C56">
      <w:start w:val="1"/>
      <w:numFmt w:val="bullet"/>
      <w:lvlText w:val="▪"/>
      <w:lvlJc w:val="left"/>
      <w:pPr>
        <w:ind w:left="39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FECEB1D2">
      <w:start w:val="1"/>
      <w:numFmt w:val="bullet"/>
      <w:lvlText w:val="•"/>
      <w:lvlJc w:val="left"/>
      <w:pPr>
        <w:ind w:left="468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32125C94">
      <w:start w:val="1"/>
      <w:numFmt w:val="bullet"/>
      <w:lvlText w:val="o"/>
      <w:lvlJc w:val="left"/>
      <w:pPr>
        <w:ind w:left="540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2C900650">
      <w:start w:val="1"/>
      <w:numFmt w:val="bullet"/>
      <w:lvlText w:val="▪"/>
      <w:lvlJc w:val="left"/>
      <w:pPr>
        <w:ind w:left="612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8">
    <w:nsid w:val="4B095481"/>
    <w:multiLevelType w:val="hybridMultilevel"/>
    <w:tmpl w:val="2E1C3754"/>
    <w:lvl w:ilvl="0" w:tplc="00CCE98A">
      <w:start w:val="1"/>
      <w:numFmt w:val="bullet"/>
      <w:lvlText w:val=""/>
      <w:lvlJc w:val="left"/>
      <w:pPr>
        <w:ind w:left="7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13947380">
      <w:start w:val="1"/>
      <w:numFmt w:val="bullet"/>
      <w:lvlText w:val="o"/>
      <w:lvlJc w:val="left"/>
      <w:pPr>
        <w:ind w:left="10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7E782580">
      <w:start w:val="1"/>
      <w:numFmt w:val="bullet"/>
      <w:lvlText w:val="▪"/>
      <w:lvlJc w:val="left"/>
      <w:pPr>
        <w:ind w:left="18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EE8AAA1C">
      <w:start w:val="1"/>
      <w:numFmt w:val="bullet"/>
      <w:lvlText w:val="•"/>
      <w:lvlJc w:val="left"/>
      <w:pPr>
        <w:ind w:left="25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A23ED476">
      <w:start w:val="1"/>
      <w:numFmt w:val="bullet"/>
      <w:lvlText w:val="o"/>
      <w:lvlJc w:val="left"/>
      <w:pPr>
        <w:ind w:left="32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47F04184">
      <w:start w:val="1"/>
      <w:numFmt w:val="bullet"/>
      <w:lvlText w:val="▪"/>
      <w:lvlJc w:val="left"/>
      <w:pPr>
        <w:ind w:left="39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AF7E1FC8">
      <w:start w:val="1"/>
      <w:numFmt w:val="bullet"/>
      <w:lvlText w:val="•"/>
      <w:lvlJc w:val="left"/>
      <w:pPr>
        <w:ind w:left="46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C0B682A0">
      <w:start w:val="1"/>
      <w:numFmt w:val="bullet"/>
      <w:lvlText w:val="o"/>
      <w:lvlJc w:val="left"/>
      <w:pPr>
        <w:ind w:left="54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C02ABEC4">
      <w:start w:val="1"/>
      <w:numFmt w:val="bullet"/>
      <w:lvlText w:val="▪"/>
      <w:lvlJc w:val="left"/>
      <w:pPr>
        <w:ind w:left="61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29">
    <w:nsid w:val="4BBF1E9B"/>
    <w:multiLevelType w:val="hybridMultilevel"/>
    <w:tmpl w:val="AEB4B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D8C2E70"/>
    <w:multiLevelType w:val="multilevel"/>
    <w:tmpl w:val="709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EB3C54"/>
    <w:multiLevelType w:val="hybridMultilevel"/>
    <w:tmpl w:val="3C5E3B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50321B6"/>
    <w:multiLevelType w:val="hybridMultilevel"/>
    <w:tmpl w:val="EC3447A6"/>
    <w:lvl w:ilvl="0" w:tplc="C5E8F37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342603"/>
    <w:multiLevelType w:val="hybridMultilevel"/>
    <w:tmpl w:val="051C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D33B69"/>
    <w:multiLevelType w:val="hybridMultilevel"/>
    <w:tmpl w:val="E0E67422"/>
    <w:lvl w:ilvl="0" w:tplc="D9566E50">
      <w:start w:val="1"/>
      <w:numFmt w:val="bullet"/>
      <w:lvlText w:val=""/>
      <w:lvlJc w:val="left"/>
      <w:pPr>
        <w:ind w:left="7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6A826A26">
      <w:start w:val="1"/>
      <w:numFmt w:val="bullet"/>
      <w:lvlText w:val="o"/>
      <w:lvlJc w:val="left"/>
      <w:pPr>
        <w:ind w:left="10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9C225E16">
      <w:start w:val="1"/>
      <w:numFmt w:val="bullet"/>
      <w:lvlText w:val="▪"/>
      <w:lvlJc w:val="left"/>
      <w:pPr>
        <w:ind w:left="18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03F8B4C6">
      <w:start w:val="1"/>
      <w:numFmt w:val="bullet"/>
      <w:lvlText w:val="•"/>
      <w:lvlJc w:val="left"/>
      <w:pPr>
        <w:ind w:left="25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BAD63EBC">
      <w:start w:val="1"/>
      <w:numFmt w:val="bullet"/>
      <w:lvlText w:val="o"/>
      <w:lvlJc w:val="left"/>
      <w:pPr>
        <w:ind w:left="324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27DA409C">
      <w:start w:val="1"/>
      <w:numFmt w:val="bullet"/>
      <w:lvlText w:val="▪"/>
      <w:lvlJc w:val="left"/>
      <w:pPr>
        <w:ind w:left="396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FF34FF2C">
      <w:start w:val="1"/>
      <w:numFmt w:val="bullet"/>
      <w:lvlText w:val="•"/>
      <w:lvlJc w:val="left"/>
      <w:pPr>
        <w:ind w:left="468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03AE97DC">
      <w:start w:val="1"/>
      <w:numFmt w:val="bullet"/>
      <w:lvlText w:val="o"/>
      <w:lvlJc w:val="left"/>
      <w:pPr>
        <w:ind w:left="540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456E0A32">
      <w:start w:val="1"/>
      <w:numFmt w:val="bullet"/>
      <w:lvlText w:val="▪"/>
      <w:lvlJc w:val="left"/>
      <w:pPr>
        <w:ind w:left="6120"/>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35">
    <w:nsid w:val="5E04148E"/>
    <w:multiLevelType w:val="multilevel"/>
    <w:tmpl w:val="F06AC9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1CE7331"/>
    <w:multiLevelType w:val="hybridMultilevel"/>
    <w:tmpl w:val="FD403AE8"/>
    <w:lvl w:ilvl="0" w:tplc="77B27A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C07BF5"/>
    <w:multiLevelType w:val="hybridMultilevel"/>
    <w:tmpl w:val="75A6F0C6"/>
    <w:lvl w:ilvl="0" w:tplc="A69E77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C60021"/>
    <w:multiLevelType w:val="hybridMultilevel"/>
    <w:tmpl w:val="863E89F6"/>
    <w:lvl w:ilvl="0" w:tplc="77B27AB2">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9">
    <w:nsid w:val="64321E17"/>
    <w:multiLevelType w:val="multilevel"/>
    <w:tmpl w:val="2652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070BBC"/>
    <w:multiLevelType w:val="hybridMultilevel"/>
    <w:tmpl w:val="CAC2ECA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CA7884"/>
    <w:multiLevelType w:val="hybridMultilevel"/>
    <w:tmpl w:val="624699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46411"/>
    <w:multiLevelType w:val="hybridMultilevel"/>
    <w:tmpl w:val="459A86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1B01A2"/>
    <w:multiLevelType w:val="hybridMultilevel"/>
    <w:tmpl w:val="5C00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505FAC"/>
    <w:multiLevelType w:val="hybridMultilevel"/>
    <w:tmpl w:val="07E0596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084449"/>
    <w:multiLevelType w:val="hybridMultilevel"/>
    <w:tmpl w:val="E1507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280792"/>
    <w:multiLevelType w:val="multilevel"/>
    <w:tmpl w:val="1994AC9E"/>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5"/>
  </w:num>
  <w:num w:numId="2">
    <w:abstractNumId w:val="1"/>
  </w:num>
  <w:num w:numId="3">
    <w:abstractNumId w:val="6"/>
  </w:num>
  <w:num w:numId="4">
    <w:abstractNumId w:val="22"/>
  </w:num>
  <w:num w:numId="5">
    <w:abstractNumId w:val="38"/>
  </w:num>
  <w:num w:numId="6">
    <w:abstractNumId w:val="30"/>
  </w:num>
  <w:num w:numId="7">
    <w:abstractNumId w:val="36"/>
  </w:num>
  <w:num w:numId="8">
    <w:abstractNumId w:val="46"/>
  </w:num>
  <w:num w:numId="9">
    <w:abstractNumId w:val="32"/>
  </w:num>
  <w:num w:numId="10">
    <w:abstractNumId w:val="13"/>
  </w:num>
  <w:num w:numId="11">
    <w:abstractNumId w:val="26"/>
  </w:num>
  <w:num w:numId="12">
    <w:abstractNumId w:val="23"/>
  </w:num>
  <w:num w:numId="13">
    <w:abstractNumId w:val="34"/>
  </w:num>
  <w:num w:numId="14">
    <w:abstractNumId w:val="28"/>
  </w:num>
  <w:num w:numId="15">
    <w:abstractNumId w:val="27"/>
  </w:num>
  <w:num w:numId="16">
    <w:abstractNumId w:val="24"/>
  </w:num>
  <w:num w:numId="17">
    <w:abstractNumId w:val="17"/>
  </w:num>
  <w:num w:numId="18">
    <w:abstractNumId w:val="21"/>
  </w:num>
  <w:num w:numId="19">
    <w:abstractNumId w:val="15"/>
  </w:num>
  <w:num w:numId="20">
    <w:abstractNumId w:val="39"/>
  </w:num>
  <w:num w:numId="21">
    <w:abstractNumId w:val="43"/>
  </w:num>
  <w:num w:numId="22">
    <w:abstractNumId w:val="18"/>
  </w:num>
  <w:num w:numId="23">
    <w:abstractNumId w:val="10"/>
  </w:num>
  <w:num w:numId="24">
    <w:abstractNumId w:val="12"/>
  </w:num>
  <w:num w:numId="25">
    <w:abstractNumId w:val="5"/>
  </w:num>
  <w:num w:numId="26">
    <w:abstractNumId w:val="44"/>
  </w:num>
  <w:num w:numId="27">
    <w:abstractNumId w:val="0"/>
  </w:num>
  <w:num w:numId="28">
    <w:abstractNumId w:val="29"/>
  </w:num>
  <w:num w:numId="29">
    <w:abstractNumId w:val="14"/>
  </w:num>
  <w:num w:numId="30">
    <w:abstractNumId w:val="2"/>
  </w:num>
  <w:num w:numId="31">
    <w:abstractNumId w:val="25"/>
  </w:num>
  <w:num w:numId="32">
    <w:abstractNumId w:val="9"/>
  </w:num>
  <w:num w:numId="33">
    <w:abstractNumId w:val="41"/>
  </w:num>
  <w:num w:numId="34">
    <w:abstractNumId w:val="4"/>
  </w:num>
  <w:num w:numId="35">
    <w:abstractNumId w:val="8"/>
  </w:num>
  <w:num w:numId="36">
    <w:abstractNumId w:val="33"/>
  </w:num>
  <w:num w:numId="37">
    <w:abstractNumId w:val="45"/>
  </w:num>
  <w:num w:numId="38">
    <w:abstractNumId w:val="3"/>
  </w:num>
  <w:num w:numId="39">
    <w:abstractNumId w:val="11"/>
  </w:num>
  <w:num w:numId="40">
    <w:abstractNumId w:val="16"/>
  </w:num>
  <w:num w:numId="41">
    <w:abstractNumId w:val="31"/>
  </w:num>
  <w:num w:numId="42">
    <w:abstractNumId w:val="20"/>
  </w:num>
  <w:num w:numId="43">
    <w:abstractNumId w:val="19"/>
  </w:num>
  <w:num w:numId="44">
    <w:abstractNumId w:val="40"/>
  </w:num>
  <w:num w:numId="45">
    <w:abstractNumId w:val="42"/>
  </w:num>
  <w:num w:numId="46">
    <w:abstractNumId w:val="7"/>
  </w:num>
  <w:num w:numId="47">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 Linh">
    <w15:presenceInfo w15:providerId="Windows Live" w15:userId="51d0e398c6a18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evenAndOddHeaders/>
  <w:drawingGridHorizontalSpacing w:val="160"/>
  <w:drawingGridVerticalSpacing w:val="43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274"/>
    <w:rsid w:val="00007EBE"/>
    <w:rsid w:val="0001120A"/>
    <w:rsid w:val="00012D92"/>
    <w:rsid w:val="00015FB3"/>
    <w:rsid w:val="000253A6"/>
    <w:rsid w:val="00037841"/>
    <w:rsid w:val="00042C0D"/>
    <w:rsid w:val="00044652"/>
    <w:rsid w:val="00053130"/>
    <w:rsid w:val="000565DC"/>
    <w:rsid w:val="0006153D"/>
    <w:rsid w:val="0006389E"/>
    <w:rsid w:val="00083696"/>
    <w:rsid w:val="0008603A"/>
    <w:rsid w:val="00086EF1"/>
    <w:rsid w:val="0008757D"/>
    <w:rsid w:val="00094848"/>
    <w:rsid w:val="000B2C79"/>
    <w:rsid w:val="000B6918"/>
    <w:rsid w:val="000C35C8"/>
    <w:rsid w:val="000D0D35"/>
    <w:rsid w:val="000E0ED7"/>
    <w:rsid w:val="000E1A37"/>
    <w:rsid w:val="000F0CD0"/>
    <w:rsid w:val="000F37D9"/>
    <w:rsid w:val="000F6042"/>
    <w:rsid w:val="000F6334"/>
    <w:rsid w:val="000F75F9"/>
    <w:rsid w:val="0010241B"/>
    <w:rsid w:val="00104029"/>
    <w:rsid w:val="001045E7"/>
    <w:rsid w:val="0010519D"/>
    <w:rsid w:val="00106BC8"/>
    <w:rsid w:val="001101BC"/>
    <w:rsid w:val="00111B87"/>
    <w:rsid w:val="00115462"/>
    <w:rsid w:val="001168CC"/>
    <w:rsid w:val="00117DA9"/>
    <w:rsid w:val="001204FA"/>
    <w:rsid w:val="00125722"/>
    <w:rsid w:val="00131E03"/>
    <w:rsid w:val="00134B24"/>
    <w:rsid w:val="0013512C"/>
    <w:rsid w:val="0014023C"/>
    <w:rsid w:val="0015742C"/>
    <w:rsid w:val="00165D41"/>
    <w:rsid w:val="00166CE6"/>
    <w:rsid w:val="00167716"/>
    <w:rsid w:val="001771A1"/>
    <w:rsid w:val="00180AC8"/>
    <w:rsid w:val="001A1D1D"/>
    <w:rsid w:val="001A6813"/>
    <w:rsid w:val="001A6BEE"/>
    <w:rsid w:val="001B3B57"/>
    <w:rsid w:val="001B7BD2"/>
    <w:rsid w:val="001C4DE2"/>
    <w:rsid w:val="001C5666"/>
    <w:rsid w:val="001C6D6C"/>
    <w:rsid w:val="001D1535"/>
    <w:rsid w:val="001D19AA"/>
    <w:rsid w:val="001E709B"/>
    <w:rsid w:val="001F10B9"/>
    <w:rsid w:val="001F32CB"/>
    <w:rsid w:val="001F5BB7"/>
    <w:rsid w:val="002038BE"/>
    <w:rsid w:val="00211F4F"/>
    <w:rsid w:val="00213528"/>
    <w:rsid w:val="002165E3"/>
    <w:rsid w:val="002210F6"/>
    <w:rsid w:val="0023376E"/>
    <w:rsid w:val="002570C3"/>
    <w:rsid w:val="002575D5"/>
    <w:rsid w:val="002601E6"/>
    <w:rsid w:val="00262853"/>
    <w:rsid w:val="00264070"/>
    <w:rsid w:val="00265FC8"/>
    <w:rsid w:val="002733D7"/>
    <w:rsid w:val="00277C67"/>
    <w:rsid w:val="002818D0"/>
    <w:rsid w:val="00283074"/>
    <w:rsid w:val="00291145"/>
    <w:rsid w:val="0029149D"/>
    <w:rsid w:val="002958CF"/>
    <w:rsid w:val="002C369C"/>
    <w:rsid w:val="002D0167"/>
    <w:rsid w:val="002D4611"/>
    <w:rsid w:val="002D567C"/>
    <w:rsid w:val="002E09E4"/>
    <w:rsid w:val="002E24F0"/>
    <w:rsid w:val="002E573C"/>
    <w:rsid w:val="002F23C5"/>
    <w:rsid w:val="002F3419"/>
    <w:rsid w:val="003056DE"/>
    <w:rsid w:val="003112C0"/>
    <w:rsid w:val="003126C5"/>
    <w:rsid w:val="0033709F"/>
    <w:rsid w:val="003437E7"/>
    <w:rsid w:val="0036468A"/>
    <w:rsid w:val="00370194"/>
    <w:rsid w:val="0037287F"/>
    <w:rsid w:val="003757C9"/>
    <w:rsid w:val="00386712"/>
    <w:rsid w:val="0039098E"/>
    <w:rsid w:val="003A3C2F"/>
    <w:rsid w:val="003C05F3"/>
    <w:rsid w:val="003C0D61"/>
    <w:rsid w:val="003C638C"/>
    <w:rsid w:val="003C7D58"/>
    <w:rsid w:val="003D0020"/>
    <w:rsid w:val="003E19BA"/>
    <w:rsid w:val="003E4201"/>
    <w:rsid w:val="003F28B2"/>
    <w:rsid w:val="003F680A"/>
    <w:rsid w:val="004007BF"/>
    <w:rsid w:val="0041116D"/>
    <w:rsid w:val="00413100"/>
    <w:rsid w:val="00413D24"/>
    <w:rsid w:val="0041400C"/>
    <w:rsid w:val="00416FF4"/>
    <w:rsid w:val="00421F06"/>
    <w:rsid w:val="00422D2A"/>
    <w:rsid w:val="00437418"/>
    <w:rsid w:val="00437EC9"/>
    <w:rsid w:val="004538FB"/>
    <w:rsid w:val="004622AE"/>
    <w:rsid w:val="004649BD"/>
    <w:rsid w:val="00470739"/>
    <w:rsid w:val="00471C7C"/>
    <w:rsid w:val="00473C31"/>
    <w:rsid w:val="0047740F"/>
    <w:rsid w:val="00483CDC"/>
    <w:rsid w:val="004843DD"/>
    <w:rsid w:val="004868FB"/>
    <w:rsid w:val="0049175C"/>
    <w:rsid w:val="004939A2"/>
    <w:rsid w:val="004A5964"/>
    <w:rsid w:val="004A60D8"/>
    <w:rsid w:val="004D0D0E"/>
    <w:rsid w:val="004E3860"/>
    <w:rsid w:val="004E45F4"/>
    <w:rsid w:val="004F06F8"/>
    <w:rsid w:val="004F648D"/>
    <w:rsid w:val="00501713"/>
    <w:rsid w:val="00504620"/>
    <w:rsid w:val="00511F18"/>
    <w:rsid w:val="005143B8"/>
    <w:rsid w:val="005145BC"/>
    <w:rsid w:val="0051472F"/>
    <w:rsid w:val="005155B4"/>
    <w:rsid w:val="0051611A"/>
    <w:rsid w:val="00522651"/>
    <w:rsid w:val="00532420"/>
    <w:rsid w:val="0053257C"/>
    <w:rsid w:val="00534D52"/>
    <w:rsid w:val="005425DB"/>
    <w:rsid w:val="00542777"/>
    <w:rsid w:val="00543AF6"/>
    <w:rsid w:val="005466FF"/>
    <w:rsid w:val="00550F30"/>
    <w:rsid w:val="00553880"/>
    <w:rsid w:val="005553EE"/>
    <w:rsid w:val="00557CFA"/>
    <w:rsid w:val="00564DD4"/>
    <w:rsid w:val="00570D18"/>
    <w:rsid w:val="00571840"/>
    <w:rsid w:val="00576908"/>
    <w:rsid w:val="00577CCA"/>
    <w:rsid w:val="00577E7F"/>
    <w:rsid w:val="005809A9"/>
    <w:rsid w:val="00580BF4"/>
    <w:rsid w:val="00581DDA"/>
    <w:rsid w:val="00584006"/>
    <w:rsid w:val="005872E9"/>
    <w:rsid w:val="00594005"/>
    <w:rsid w:val="005962FF"/>
    <w:rsid w:val="005A16D5"/>
    <w:rsid w:val="005A3BE1"/>
    <w:rsid w:val="005A5771"/>
    <w:rsid w:val="005A6ACD"/>
    <w:rsid w:val="005B103D"/>
    <w:rsid w:val="005B30D8"/>
    <w:rsid w:val="005B4308"/>
    <w:rsid w:val="005B61AA"/>
    <w:rsid w:val="005C0FCB"/>
    <w:rsid w:val="005C1274"/>
    <w:rsid w:val="005C57E4"/>
    <w:rsid w:val="005D6076"/>
    <w:rsid w:val="005E26CF"/>
    <w:rsid w:val="005E6A7B"/>
    <w:rsid w:val="005F019C"/>
    <w:rsid w:val="005F4665"/>
    <w:rsid w:val="00601994"/>
    <w:rsid w:val="00603CF7"/>
    <w:rsid w:val="00605740"/>
    <w:rsid w:val="00610843"/>
    <w:rsid w:val="0061255D"/>
    <w:rsid w:val="006274F0"/>
    <w:rsid w:val="00631F0F"/>
    <w:rsid w:val="00635E27"/>
    <w:rsid w:val="00640B64"/>
    <w:rsid w:val="0065468E"/>
    <w:rsid w:val="006557AB"/>
    <w:rsid w:val="00655959"/>
    <w:rsid w:val="006635A9"/>
    <w:rsid w:val="00666478"/>
    <w:rsid w:val="00671788"/>
    <w:rsid w:val="00691D63"/>
    <w:rsid w:val="00696ECE"/>
    <w:rsid w:val="006A03DD"/>
    <w:rsid w:val="006A0425"/>
    <w:rsid w:val="006A18F7"/>
    <w:rsid w:val="006A2267"/>
    <w:rsid w:val="006A4F61"/>
    <w:rsid w:val="006B3EAF"/>
    <w:rsid w:val="006B72E7"/>
    <w:rsid w:val="006D3397"/>
    <w:rsid w:val="006D6A13"/>
    <w:rsid w:val="006F505B"/>
    <w:rsid w:val="006F5306"/>
    <w:rsid w:val="006F720B"/>
    <w:rsid w:val="006F7517"/>
    <w:rsid w:val="007019F0"/>
    <w:rsid w:val="00702F83"/>
    <w:rsid w:val="00704C3C"/>
    <w:rsid w:val="00705E8A"/>
    <w:rsid w:val="00706DF9"/>
    <w:rsid w:val="007137FE"/>
    <w:rsid w:val="00715890"/>
    <w:rsid w:val="007176F9"/>
    <w:rsid w:val="00731E17"/>
    <w:rsid w:val="00732879"/>
    <w:rsid w:val="00735590"/>
    <w:rsid w:val="00740A11"/>
    <w:rsid w:val="00743AF5"/>
    <w:rsid w:val="007440E0"/>
    <w:rsid w:val="007531BF"/>
    <w:rsid w:val="00760607"/>
    <w:rsid w:val="00762180"/>
    <w:rsid w:val="00766D63"/>
    <w:rsid w:val="00770470"/>
    <w:rsid w:val="00771A51"/>
    <w:rsid w:val="007723D6"/>
    <w:rsid w:val="0077656C"/>
    <w:rsid w:val="00781756"/>
    <w:rsid w:val="00781FB7"/>
    <w:rsid w:val="007834ED"/>
    <w:rsid w:val="00785627"/>
    <w:rsid w:val="00793839"/>
    <w:rsid w:val="0079599F"/>
    <w:rsid w:val="0079646B"/>
    <w:rsid w:val="007A049C"/>
    <w:rsid w:val="007A5111"/>
    <w:rsid w:val="007B63AB"/>
    <w:rsid w:val="007C780E"/>
    <w:rsid w:val="007E05D0"/>
    <w:rsid w:val="007E1E11"/>
    <w:rsid w:val="007E2FE1"/>
    <w:rsid w:val="007F01B5"/>
    <w:rsid w:val="007F4416"/>
    <w:rsid w:val="00803563"/>
    <w:rsid w:val="00803D1E"/>
    <w:rsid w:val="008072BA"/>
    <w:rsid w:val="00810DB3"/>
    <w:rsid w:val="0081367F"/>
    <w:rsid w:val="00813B5D"/>
    <w:rsid w:val="0082664E"/>
    <w:rsid w:val="008401EF"/>
    <w:rsid w:val="0084047D"/>
    <w:rsid w:val="008413CD"/>
    <w:rsid w:val="00843D75"/>
    <w:rsid w:val="00844F26"/>
    <w:rsid w:val="00856C9F"/>
    <w:rsid w:val="008570F5"/>
    <w:rsid w:val="00860525"/>
    <w:rsid w:val="008765D4"/>
    <w:rsid w:val="00881646"/>
    <w:rsid w:val="00882577"/>
    <w:rsid w:val="00884CD3"/>
    <w:rsid w:val="0089030E"/>
    <w:rsid w:val="00891359"/>
    <w:rsid w:val="00893FA3"/>
    <w:rsid w:val="008C3B14"/>
    <w:rsid w:val="008C4009"/>
    <w:rsid w:val="008C4E3F"/>
    <w:rsid w:val="008C5206"/>
    <w:rsid w:val="008D0F27"/>
    <w:rsid w:val="008D1D6F"/>
    <w:rsid w:val="008E3EE7"/>
    <w:rsid w:val="008E7CDB"/>
    <w:rsid w:val="008F0B42"/>
    <w:rsid w:val="008F5DC0"/>
    <w:rsid w:val="0090542A"/>
    <w:rsid w:val="00910F90"/>
    <w:rsid w:val="009210C7"/>
    <w:rsid w:val="009249F5"/>
    <w:rsid w:val="00926D71"/>
    <w:rsid w:val="009277FC"/>
    <w:rsid w:val="00934E4A"/>
    <w:rsid w:val="0093621E"/>
    <w:rsid w:val="00955A55"/>
    <w:rsid w:val="00964B71"/>
    <w:rsid w:val="0096619F"/>
    <w:rsid w:val="0098337B"/>
    <w:rsid w:val="009922B1"/>
    <w:rsid w:val="009B29D6"/>
    <w:rsid w:val="009B7453"/>
    <w:rsid w:val="009C4AE7"/>
    <w:rsid w:val="009D43D1"/>
    <w:rsid w:val="009D6229"/>
    <w:rsid w:val="009E0589"/>
    <w:rsid w:val="009E723D"/>
    <w:rsid w:val="009F4A3D"/>
    <w:rsid w:val="009F5933"/>
    <w:rsid w:val="009F5DAC"/>
    <w:rsid w:val="009F7A6B"/>
    <w:rsid w:val="00A00613"/>
    <w:rsid w:val="00A04610"/>
    <w:rsid w:val="00A05A32"/>
    <w:rsid w:val="00A07AF8"/>
    <w:rsid w:val="00A1317C"/>
    <w:rsid w:val="00A37170"/>
    <w:rsid w:val="00A43741"/>
    <w:rsid w:val="00A5167C"/>
    <w:rsid w:val="00A54383"/>
    <w:rsid w:val="00A669F8"/>
    <w:rsid w:val="00A72682"/>
    <w:rsid w:val="00A95A2D"/>
    <w:rsid w:val="00AA04D2"/>
    <w:rsid w:val="00AA2865"/>
    <w:rsid w:val="00AA4A58"/>
    <w:rsid w:val="00AA516F"/>
    <w:rsid w:val="00AB2190"/>
    <w:rsid w:val="00AB3762"/>
    <w:rsid w:val="00AC10C7"/>
    <w:rsid w:val="00AC6189"/>
    <w:rsid w:val="00AD1CE0"/>
    <w:rsid w:val="00AD247A"/>
    <w:rsid w:val="00AD73F1"/>
    <w:rsid w:val="00AE5EA9"/>
    <w:rsid w:val="00AE63CF"/>
    <w:rsid w:val="00B01ABD"/>
    <w:rsid w:val="00B10D33"/>
    <w:rsid w:val="00B17F10"/>
    <w:rsid w:val="00B26AA5"/>
    <w:rsid w:val="00B346BB"/>
    <w:rsid w:val="00B35E14"/>
    <w:rsid w:val="00B371B9"/>
    <w:rsid w:val="00B41CF4"/>
    <w:rsid w:val="00B531CE"/>
    <w:rsid w:val="00B67C35"/>
    <w:rsid w:val="00B71638"/>
    <w:rsid w:val="00B75B0D"/>
    <w:rsid w:val="00B8572A"/>
    <w:rsid w:val="00B90C44"/>
    <w:rsid w:val="00B932CD"/>
    <w:rsid w:val="00B959B8"/>
    <w:rsid w:val="00BA6F12"/>
    <w:rsid w:val="00BC0D3B"/>
    <w:rsid w:val="00BC0F62"/>
    <w:rsid w:val="00BC282A"/>
    <w:rsid w:val="00BD27E5"/>
    <w:rsid w:val="00BD61B0"/>
    <w:rsid w:val="00BE0EA1"/>
    <w:rsid w:val="00BE19F9"/>
    <w:rsid w:val="00BF26E8"/>
    <w:rsid w:val="00BF3C0A"/>
    <w:rsid w:val="00BF6A42"/>
    <w:rsid w:val="00C02D55"/>
    <w:rsid w:val="00C067F5"/>
    <w:rsid w:val="00C12614"/>
    <w:rsid w:val="00C179A2"/>
    <w:rsid w:val="00C2626D"/>
    <w:rsid w:val="00C32FEF"/>
    <w:rsid w:val="00C3488D"/>
    <w:rsid w:val="00C37D42"/>
    <w:rsid w:val="00C42390"/>
    <w:rsid w:val="00C56DE0"/>
    <w:rsid w:val="00C63E3E"/>
    <w:rsid w:val="00C7242F"/>
    <w:rsid w:val="00C84630"/>
    <w:rsid w:val="00C877E7"/>
    <w:rsid w:val="00C92116"/>
    <w:rsid w:val="00C952A0"/>
    <w:rsid w:val="00C979C3"/>
    <w:rsid w:val="00CA0A39"/>
    <w:rsid w:val="00CA18E1"/>
    <w:rsid w:val="00CA2B2E"/>
    <w:rsid w:val="00CB71D8"/>
    <w:rsid w:val="00CE4C94"/>
    <w:rsid w:val="00CE6411"/>
    <w:rsid w:val="00CF0107"/>
    <w:rsid w:val="00CF5784"/>
    <w:rsid w:val="00CF5ADA"/>
    <w:rsid w:val="00D06EED"/>
    <w:rsid w:val="00D143D0"/>
    <w:rsid w:val="00D20B47"/>
    <w:rsid w:val="00D238F7"/>
    <w:rsid w:val="00D36766"/>
    <w:rsid w:val="00D375D6"/>
    <w:rsid w:val="00D40451"/>
    <w:rsid w:val="00D40C10"/>
    <w:rsid w:val="00D51BF9"/>
    <w:rsid w:val="00D57DB2"/>
    <w:rsid w:val="00D605CC"/>
    <w:rsid w:val="00D61013"/>
    <w:rsid w:val="00D9229F"/>
    <w:rsid w:val="00DA3CBE"/>
    <w:rsid w:val="00DB3EF3"/>
    <w:rsid w:val="00DB7292"/>
    <w:rsid w:val="00DC00EE"/>
    <w:rsid w:val="00DC2073"/>
    <w:rsid w:val="00DD31F7"/>
    <w:rsid w:val="00DE130E"/>
    <w:rsid w:val="00DE454F"/>
    <w:rsid w:val="00DE5E34"/>
    <w:rsid w:val="00DE72EE"/>
    <w:rsid w:val="00DF109B"/>
    <w:rsid w:val="00DF1E0A"/>
    <w:rsid w:val="00DF28C8"/>
    <w:rsid w:val="00DF4B77"/>
    <w:rsid w:val="00DF59C4"/>
    <w:rsid w:val="00E00E26"/>
    <w:rsid w:val="00E04BD2"/>
    <w:rsid w:val="00E11FB7"/>
    <w:rsid w:val="00E130AF"/>
    <w:rsid w:val="00E15E27"/>
    <w:rsid w:val="00E16645"/>
    <w:rsid w:val="00E24487"/>
    <w:rsid w:val="00E3051D"/>
    <w:rsid w:val="00E37997"/>
    <w:rsid w:val="00E43788"/>
    <w:rsid w:val="00E4719E"/>
    <w:rsid w:val="00E50E77"/>
    <w:rsid w:val="00E5189C"/>
    <w:rsid w:val="00E65552"/>
    <w:rsid w:val="00E66878"/>
    <w:rsid w:val="00E66912"/>
    <w:rsid w:val="00E66C4F"/>
    <w:rsid w:val="00E72339"/>
    <w:rsid w:val="00E739BB"/>
    <w:rsid w:val="00E74268"/>
    <w:rsid w:val="00E9074D"/>
    <w:rsid w:val="00E91FB9"/>
    <w:rsid w:val="00E94762"/>
    <w:rsid w:val="00E949FE"/>
    <w:rsid w:val="00EA0065"/>
    <w:rsid w:val="00EA49D2"/>
    <w:rsid w:val="00EA73A4"/>
    <w:rsid w:val="00EB4D1D"/>
    <w:rsid w:val="00EC202F"/>
    <w:rsid w:val="00EC3265"/>
    <w:rsid w:val="00ED3817"/>
    <w:rsid w:val="00ED585D"/>
    <w:rsid w:val="00EE31A5"/>
    <w:rsid w:val="00EF44BD"/>
    <w:rsid w:val="00EF6347"/>
    <w:rsid w:val="00F042F9"/>
    <w:rsid w:val="00F169A0"/>
    <w:rsid w:val="00F17A49"/>
    <w:rsid w:val="00F20444"/>
    <w:rsid w:val="00F236C8"/>
    <w:rsid w:val="00F27415"/>
    <w:rsid w:val="00F30E8E"/>
    <w:rsid w:val="00F346D3"/>
    <w:rsid w:val="00F356D0"/>
    <w:rsid w:val="00F40C3F"/>
    <w:rsid w:val="00F40FCD"/>
    <w:rsid w:val="00F40FEC"/>
    <w:rsid w:val="00F443DD"/>
    <w:rsid w:val="00F456AA"/>
    <w:rsid w:val="00F532D2"/>
    <w:rsid w:val="00F60014"/>
    <w:rsid w:val="00F623DA"/>
    <w:rsid w:val="00F7292A"/>
    <w:rsid w:val="00F76820"/>
    <w:rsid w:val="00F84FA4"/>
    <w:rsid w:val="00F92122"/>
    <w:rsid w:val="00F96AA3"/>
    <w:rsid w:val="00FB0FE4"/>
    <w:rsid w:val="00FB3F89"/>
    <w:rsid w:val="00FD2D14"/>
    <w:rsid w:val="00FE17D0"/>
    <w:rsid w:val="00FE25C1"/>
    <w:rsid w:val="00FE6396"/>
    <w:rsid w:val="00FF078D"/>
    <w:rsid w:val="00FF454E"/>
    <w:rsid w:val="00FF70BC"/>
    <w:rsid w:val="00FF76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3E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3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274"/>
    <w:rPr>
      <w:rFonts w:cs="Times New Roman"/>
      <w:bCs/>
      <w:szCs w:val="32"/>
    </w:rPr>
  </w:style>
  <w:style w:type="paragraph" w:styleId="Heading1">
    <w:name w:val="heading 1"/>
    <w:basedOn w:val="Normal"/>
    <w:next w:val="Normal"/>
    <w:link w:val="Heading1Char"/>
    <w:uiPriority w:val="9"/>
    <w:qFormat/>
    <w:rsid w:val="00E66912"/>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37997"/>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paragraph" w:styleId="Heading3">
    <w:name w:val="heading 3"/>
    <w:basedOn w:val="Normal"/>
    <w:link w:val="Heading3Char"/>
    <w:uiPriority w:val="9"/>
    <w:qFormat/>
    <w:rsid w:val="00E24487"/>
    <w:pPr>
      <w:spacing w:before="100" w:beforeAutospacing="1" w:after="100" w:afterAutospacing="1" w:line="240" w:lineRule="auto"/>
      <w:outlineLvl w:val="2"/>
    </w:pPr>
    <w:rPr>
      <w:rFonts w:eastAsia="Times New Roman"/>
      <w:b/>
      <w:sz w:val="27"/>
      <w:szCs w:val="27"/>
    </w:rPr>
  </w:style>
  <w:style w:type="paragraph" w:styleId="Heading4">
    <w:name w:val="heading 4"/>
    <w:basedOn w:val="Normal"/>
    <w:next w:val="Normal"/>
    <w:link w:val="Heading4Char"/>
    <w:uiPriority w:val="9"/>
    <w:unhideWhenUsed/>
    <w:qFormat/>
    <w:rsid w:val="004843D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C40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D153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74"/>
    <w:rPr>
      <w:rFonts w:ascii="Tahoma" w:hAnsi="Tahoma" w:cs="Tahoma"/>
      <w:bCs/>
      <w:sz w:val="16"/>
      <w:szCs w:val="16"/>
    </w:rPr>
  </w:style>
  <w:style w:type="paragraph" w:styleId="NormalWeb">
    <w:name w:val="Normal (Web)"/>
    <w:basedOn w:val="Normal"/>
    <w:uiPriority w:val="99"/>
    <w:unhideWhenUsed/>
    <w:rsid w:val="009E0589"/>
    <w:pPr>
      <w:spacing w:before="100" w:beforeAutospacing="1" w:after="100" w:afterAutospacing="1" w:line="240" w:lineRule="auto"/>
    </w:pPr>
    <w:rPr>
      <w:rFonts w:eastAsia="Times New Roman"/>
      <w:bCs w:val="0"/>
      <w:sz w:val="24"/>
      <w:szCs w:val="24"/>
    </w:rPr>
  </w:style>
  <w:style w:type="character" w:styleId="Strong">
    <w:name w:val="Strong"/>
    <w:basedOn w:val="DefaultParagraphFont"/>
    <w:uiPriority w:val="22"/>
    <w:qFormat/>
    <w:rsid w:val="005F4665"/>
    <w:rPr>
      <w:b/>
      <w:bCs/>
    </w:rPr>
  </w:style>
  <w:style w:type="paragraph" w:styleId="NoSpacing">
    <w:name w:val="No Spacing"/>
    <w:uiPriority w:val="1"/>
    <w:qFormat/>
    <w:rsid w:val="00413D24"/>
    <w:pPr>
      <w:spacing w:after="0" w:line="240" w:lineRule="auto"/>
    </w:pPr>
    <w:rPr>
      <w:rFonts w:cs="Times New Roman"/>
      <w:bCs/>
      <w:szCs w:val="32"/>
    </w:rPr>
  </w:style>
  <w:style w:type="paragraph" w:styleId="Header">
    <w:name w:val="header"/>
    <w:basedOn w:val="Normal"/>
    <w:link w:val="HeaderChar"/>
    <w:uiPriority w:val="99"/>
    <w:unhideWhenUsed/>
    <w:rsid w:val="006D6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13"/>
    <w:rPr>
      <w:rFonts w:cs="Times New Roman"/>
      <w:bCs/>
      <w:szCs w:val="32"/>
    </w:rPr>
  </w:style>
  <w:style w:type="paragraph" w:styleId="Footer">
    <w:name w:val="footer"/>
    <w:basedOn w:val="Normal"/>
    <w:link w:val="FooterChar"/>
    <w:uiPriority w:val="99"/>
    <w:unhideWhenUsed/>
    <w:rsid w:val="006D6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13"/>
    <w:rPr>
      <w:rFonts w:cs="Times New Roman"/>
      <w:bCs/>
      <w:szCs w:val="32"/>
    </w:rPr>
  </w:style>
  <w:style w:type="character" w:styleId="LineNumber">
    <w:name w:val="line number"/>
    <w:basedOn w:val="DefaultParagraphFont"/>
    <w:uiPriority w:val="99"/>
    <w:semiHidden/>
    <w:unhideWhenUsed/>
    <w:rsid w:val="00DF28C8"/>
  </w:style>
  <w:style w:type="paragraph" w:styleId="ListParagraph">
    <w:name w:val="List Paragraph"/>
    <w:basedOn w:val="Normal"/>
    <w:uiPriority w:val="34"/>
    <w:qFormat/>
    <w:rsid w:val="00A1317C"/>
    <w:pPr>
      <w:ind w:left="720"/>
      <w:contextualSpacing/>
    </w:pPr>
  </w:style>
  <w:style w:type="character" w:styleId="Hyperlink">
    <w:name w:val="Hyperlink"/>
    <w:basedOn w:val="DefaultParagraphFont"/>
    <w:uiPriority w:val="99"/>
    <w:unhideWhenUsed/>
    <w:rsid w:val="000D0D35"/>
    <w:rPr>
      <w:color w:val="0000FF"/>
      <w:u w:val="single"/>
    </w:rPr>
  </w:style>
  <w:style w:type="character" w:styleId="Emphasis">
    <w:name w:val="Emphasis"/>
    <w:basedOn w:val="DefaultParagraphFont"/>
    <w:uiPriority w:val="20"/>
    <w:qFormat/>
    <w:rsid w:val="000D0D35"/>
    <w:rPr>
      <w:i/>
      <w:iCs/>
    </w:rPr>
  </w:style>
  <w:style w:type="character" w:customStyle="1" w:styleId="Heading3Char">
    <w:name w:val="Heading 3 Char"/>
    <w:basedOn w:val="DefaultParagraphFont"/>
    <w:link w:val="Heading3"/>
    <w:uiPriority w:val="9"/>
    <w:rsid w:val="00E24487"/>
    <w:rPr>
      <w:rFonts w:eastAsia="Times New Roman" w:cs="Times New Roman"/>
      <w:b/>
      <w:bCs/>
      <w:sz w:val="27"/>
      <w:szCs w:val="27"/>
    </w:rPr>
  </w:style>
  <w:style w:type="paragraph" w:customStyle="1" w:styleId="has-medium-font-size">
    <w:name w:val="has-medium-font-size"/>
    <w:basedOn w:val="Normal"/>
    <w:rsid w:val="00F346D3"/>
    <w:pPr>
      <w:spacing w:before="100" w:beforeAutospacing="1" w:after="100" w:afterAutospacing="1" w:line="240" w:lineRule="auto"/>
    </w:pPr>
    <w:rPr>
      <w:rFonts w:eastAsia="Times New Roman"/>
      <w:bCs w:val="0"/>
      <w:sz w:val="24"/>
      <w:szCs w:val="24"/>
    </w:rPr>
  </w:style>
  <w:style w:type="table" w:styleId="TableGrid">
    <w:name w:val="Table Grid"/>
    <w:basedOn w:val="TableNormal"/>
    <w:uiPriority w:val="39"/>
    <w:rsid w:val="00012D92"/>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66912"/>
    <w:rPr>
      <w:rFonts w:asciiTheme="majorHAnsi" w:eastAsiaTheme="majorEastAsia" w:hAnsiTheme="majorHAnsi" w:cstheme="majorBidi"/>
      <w:b/>
      <w:color w:val="365F91" w:themeColor="accent1" w:themeShade="BF"/>
      <w:sz w:val="28"/>
      <w:szCs w:val="28"/>
    </w:rPr>
  </w:style>
  <w:style w:type="paragraph" w:styleId="TOCHeading">
    <w:name w:val="TOC Heading"/>
    <w:basedOn w:val="Heading1"/>
    <w:next w:val="Normal"/>
    <w:uiPriority w:val="39"/>
    <w:unhideWhenUsed/>
    <w:qFormat/>
    <w:rsid w:val="008401EF"/>
    <w:pPr>
      <w:outlineLvl w:val="9"/>
    </w:pPr>
    <w:rPr>
      <w:bCs/>
      <w:lang w:eastAsia="ja-JP"/>
    </w:rPr>
  </w:style>
  <w:style w:type="paragraph" w:styleId="TOC2">
    <w:name w:val="toc 2"/>
    <w:basedOn w:val="Normal"/>
    <w:next w:val="Normal"/>
    <w:autoRedefine/>
    <w:uiPriority w:val="39"/>
    <w:unhideWhenUsed/>
    <w:qFormat/>
    <w:rsid w:val="008401EF"/>
    <w:pPr>
      <w:spacing w:after="100"/>
      <w:ind w:left="220"/>
    </w:pPr>
    <w:rPr>
      <w:rFonts w:asciiTheme="minorHAnsi" w:eastAsiaTheme="minorEastAsia" w:hAnsiTheme="minorHAnsi" w:cstheme="minorBidi"/>
      <w:bCs w:val="0"/>
      <w:sz w:val="22"/>
      <w:szCs w:val="22"/>
      <w:lang w:eastAsia="ja-JP"/>
    </w:rPr>
  </w:style>
  <w:style w:type="paragraph" w:styleId="TOC1">
    <w:name w:val="toc 1"/>
    <w:basedOn w:val="Normal"/>
    <w:next w:val="Normal"/>
    <w:autoRedefine/>
    <w:uiPriority w:val="39"/>
    <w:unhideWhenUsed/>
    <w:qFormat/>
    <w:rsid w:val="008401EF"/>
    <w:pPr>
      <w:spacing w:after="100"/>
    </w:pPr>
    <w:rPr>
      <w:rFonts w:asciiTheme="minorHAnsi" w:eastAsiaTheme="minorEastAsia" w:hAnsiTheme="minorHAnsi" w:cstheme="minorBidi"/>
      <w:bCs w:val="0"/>
      <w:sz w:val="22"/>
      <w:szCs w:val="22"/>
      <w:lang w:eastAsia="ja-JP"/>
    </w:rPr>
  </w:style>
  <w:style w:type="paragraph" w:styleId="TOC3">
    <w:name w:val="toc 3"/>
    <w:basedOn w:val="Normal"/>
    <w:next w:val="Normal"/>
    <w:autoRedefine/>
    <w:uiPriority w:val="39"/>
    <w:unhideWhenUsed/>
    <w:qFormat/>
    <w:rsid w:val="008401EF"/>
    <w:pPr>
      <w:spacing w:after="100"/>
      <w:ind w:left="440"/>
    </w:pPr>
    <w:rPr>
      <w:rFonts w:asciiTheme="minorHAnsi" w:eastAsiaTheme="minorEastAsia" w:hAnsiTheme="minorHAnsi" w:cstheme="minorBidi"/>
      <w:bCs w:val="0"/>
      <w:sz w:val="22"/>
      <w:szCs w:val="22"/>
      <w:lang w:eastAsia="ja-JP"/>
    </w:rPr>
  </w:style>
  <w:style w:type="character" w:customStyle="1" w:styleId="Heading2Char">
    <w:name w:val="Heading 2 Char"/>
    <w:basedOn w:val="DefaultParagraphFont"/>
    <w:link w:val="Heading2"/>
    <w:uiPriority w:val="9"/>
    <w:rsid w:val="00E37997"/>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4843DD"/>
    <w:rPr>
      <w:rFonts w:asciiTheme="majorHAnsi" w:eastAsiaTheme="majorEastAsia" w:hAnsiTheme="majorHAnsi" w:cstheme="majorBidi"/>
      <w:bCs/>
      <w:i/>
      <w:iCs/>
      <w:color w:val="365F91" w:themeColor="accent1" w:themeShade="BF"/>
      <w:szCs w:val="32"/>
    </w:rPr>
  </w:style>
  <w:style w:type="character" w:customStyle="1" w:styleId="Heading5Char">
    <w:name w:val="Heading 5 Char"/>
    <w:basedOn w:val="DefaultParagraphFont"/>
    <w:link w:val="Heading5"/>
    <w:uiPriority w:val="9"/>
    <w:semiHidden/>
    <w:rsid w:val="008C4009"/>
    <w:rPr>
      <w:rFonts w:asciiTheme="majorHAnsi" w:eastAsiaTheme="majorEastAsia" w:hAnsiTheme="majorHAnsi" w:cstheme="majorBidi"/>
      <w:bCs/>
      <w:color w:val="365F91" w:themeColor="accent1" w:themeShade="BF"/>
      <w:szCs w:val="32"/>
    </w:rPr>
  </w:style>
  <w:style w:type="character" w:customStyle="1" w:styleId="Heading6Char">
    <w:name w:val="Heading 6 Char"/>
    <w:basedOn w:val="DefaultParagraphFont"/>
    <w:link w:val="Heading6"/>
    <w:uiPriority w:val="9"/>
    <w:semiHidden/>
    <w:rsid w:val="001D1535"/>
    <w:rPr>
      <w:rFonts w:asciiTheme="majorHAnsi" w:eastAsiaTheme="majorEastAsia" w:hAnsiTheme="majorHAnsi" w:cstheme="majorBidi"/>
      <w:bCs/>
      <w:color w:val="243F60" w:themeColor="accent1" w:themeShade="7F"/>
      <w:szCs w:val="32"/>
    </w:rPr>
  </w:style>
  <w:style w:type="paragraph" w:customStyle="1" w:styleId="Style1">
    <w:name w:val="Style1"/>
    <w:basedOn w:val="Heading1"/>
    <w:link w:val="Style1Char"/>
    <w:qFormat/>
    <w:rsid w:val="004F648D"/>
    <w:rPr>
      <w:rFonts w:ascii="Times New Roman" w:hAnsi="Times New Roman" w:cs="Times New Roman"/>
      <w:color w:val="auto"/>
      <w:sz w:val="32"/>
      <w:szCs w:val="32"/>
      <w:lang w:val="vi-VN"/>
    </w:rPr>
  </w:style>
  <w:style w:type="paragraph" w:customStyle="1" w:styleId="Style2">
    <w:name w:val="Style2"/>
    <w:basedOn w:val="Heading2"/>
    <w:link w:val="Style2Char"/>
    <w:qFormat/>
    <w:rsid w:val="004F648D"/>
    <w:rPr>
      <w:rFonts w:ascii="Times New Roman" w:hAnsi="Times New Roman" w:cs="Times New Roman"/>
      <w:color w:val="auto"/>
      <w:sz w:val="28"/>
      <w:szCs w:val="28"/>
    </w:rPr>
  </w:style>
  <w:style w:type="character" w:customStyle="1" w:styleId="Style1Char">
    <w:name w:val="Style1 Char"/>
    <w:basedOn w:val="Heading1Char"/>
    <w:link w:val="Style1"/>
    <w:rsid w:val="004F648D"/>
    <w:rPr>
      <w:rFonts w:asciiTheme="majorHAnsi" w:eastAsiaTheme="majorEastAsia" w:hAnsiTheme="majorHAnsi" w:cs="Times New Roman"/>
      <w:b/>
      <w:color w:val="365F91" w:themeColor="accent1" w:themeShade="BF"/>
      <w:sz w:val="28"/>
      <w:szCs w:val="32"/>
      <w:lang w:val="vi-VN"/>
    </w:rPr>
  </w:style>
  <w:style w:type="paragraph" w:customStyle="1" w:styleId="Style3">
    <w:name w:val="Style3"/>
    <w:basedOn w:val="Heading3"/>
    <w:link w:val="Style3Char"/>
    <w:qFormat/>
    <w:rsid w:val="004F648D"/>
    <w:rPr>
      <w:sz w:val="28"/>
      <w:szCs w:val="28"/>
    </w:rPr>
  </w:style>
  <w:style w:type="character" w:customStyle="1" w:styleId="Style2Char">
    <w:name w:val="Style2 Char"/>
    <w:basedOn w:val="Heading2Char"/>
    <w:link w:val="Style2"/>
    <w:rsid w:val="004F648D"/>
    <w:rPr>
      <w:rFonts w:asciiTheme="majorHAnsi" w:eastAsiaTheme="majorEastAsia" w:hAnsiTheme="majorHAnsi" w:cs="Times New Roman"/>
      <w:b/>
      <w:color w:val="4F81BD" w:themeColor="accent1"/>
      <w:sz w:val="28"/>
      <w:szCs w:val="28"/>
    </w:rPr>
  </w:style>
  <w:style w:type="paragraph" w:customStyle="1" w:styleId="Style4">
    <w:name w:val="Style4"/>
    <w:basedOn w:val="Heading4"/>
    <w:link w:val="Style4Char"/>
    <w:qFormat/>
    <w:rsid w:val="004F648D"/>
    <w:rPr>
      <w:rFonts w:ascii="Times New Roman" w:hAnsi="Times New Roman" w:cs="Times New Roman"/>
      <w:color w:val="auto"/>
      <w:sz w:val="28"/>
      <w:szCs w:val="28"/>
    </w:rPr>
  </w:style>
  <w:style w:type="character" w:customStyle="1" w:styleId="Style3Char">
    <w:name w:val="Style3 Char"/>
    <w:basedOn w:val="Heading3Char"/>
    <w:link w:val="Style3"/>
    <w:rsid w:val="004F648D"/>
    <w:rPr>
      <w:rFonts w:eastAsia="Times New Roman" w:cs="Times New Roman"/>
      <w:b/>
      <w:bCs/>
      <w:sz w:val="28"/>
      <w:szCs w:val="28"/>
    </w:rPr>
  </w:style>
  <w:style w:type="character" w:customStyle="1" w:styleId="Style4Char">
    <w:name w:val="Style4 Char"/>
    <w:basedOn w:val="Heading4Char"/>
    <w:link w:val="Style4"/>
    <w:rsid w:val="004F648D"/>
    <w:rPr>
      <w:rFonts w:asciiTheme="majorHAnsi" w:eastAsiaTheme="majorEastAsia" w:hAnsiTheme="majorHAnsi" w:cs="Times New Roman"/>
      <w:bCs/>
      <w:i/>
      <w:i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3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274"/>
    <w:rPr>
      <w:rFonts w:cs="Times New Roman"/>
      <w:bCs/>
      <w:szCs w:val="32"/>
    </w:rPr>
  </w:style>
  <w:style w:type="paragraph" w:styleId="Heading1">
    <w:name w:val="heading 1"/>
    <w:basedOn w:val="Normal"/>
    <w:next w:val="Normal"/>
    <w:link w:val="Heading1Char"/>
    <w:uiPriority w:val="9"/>
    <w:qFormat/>
    <w:rsid w:val="00E66912"/>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37997"/>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paragraph" w:styleId="Heading3">
    <w:name w:val="heading 3"/>
    <w:basedOn w:val="Normal"/>
    <w:link w:val="Heading3Char"/>
    <w:uiPriority w:val="9"/>
    <w:qFormat/>
    <w:rsid w:val="00E24487"/>
    <w:pPr>
      <w:spacing w:before="100" w:beforeAutospacing="1" w:after="100" w:afterAutospacing="1" w:line="240" w:lineRule="auto"/>
      <w:outlineLvl w:val="2"/>
    </w:pPr>
    <w:rPr>
      <w:rFonts w:eastAsia="Times New Roman"/>
      <w:b/>
      <w:sz w:val="27"/>
      <w:szCs w:val="27"/>
    </w:rPr>
  </w:style>
  <w:style w:type="paragraph" w:styleId="Heading4">
    <w:name w:val="heading 4"/>
    <w:basedOn w:val="Normal"/>
    <w:next w:val="Normal"/>
    <w:link w:val="Heading4Char"/>
    <w:uiPriority w:val="9"/>
    <w:unhideWhenUsed/>
    <w:qFormat/>
    <w:rsid w:val="004843D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C40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D153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74"/>
    <w:rPr>
      <w:rFonts w:ascii="Tahoma" w:hAnsi="Tahoma" w:cs="Tahoma"/>
      <w:bCs/>
      <w:sz w:val="16"/>
      <w:szCs w:val="16"/>
    </w:rPr>
  </w:style>
  <w:style w:type="paragraph" w:styleId="NormalWeb">
    <w:name w:val="Normal (Web)"/>
    <w:basedOn w:val="Normal"/>
    <w:uiPriority w:val="99"/>
    <w:unhideWhenUsed/>
    <w:rsid w:val="009E0589"/>
    <w:pPr>
      <w:spacing w:before="100" w:beforeAutospacing="1" w:after="100" w:afterAutospacing="1" w:line="240" w:lineRule="auto"/>
    </w:pPr>
    <w:rPr>
      <w:rFonts w:eastAsia="Times New Roman"/>
      <w:bCs w:val="0"/>
      <w:sz w:val="24"/>
      <w:szCs w:val="24"/>
    </w:rPr>
  </w:style>
  <w:style w:type="character" w:styleId="Strong">
    <w:name w:val="Strong"/>
    <w:basedOn w:val="DefaultParagraphFont"/>
    <w:uiPriority w:val="22"/>
    <w:qFormat/>
    <w:rsid w:val="005F4665"/>
    <w:rPr>
      <w:b/>
      <w:bCs/>
    </w:rPr>
  </w:style>
  <w:style w:type="paragraph" w:styleId="NoSpacing">
    <w:name w:val="No Spacing"/>
    <w:uiPriority w:val="1"/>
    <w:qFormat/>
    <w:rsid w:val="00413D24"/>
    <w:pPr>
      <w:spacing w:after="0" w:line="240" w:lineRule="auto"/>
    </w:pPr>
    <w:rPr>
      <w:rFonts w:cs="Times New Roman"/>
      <w:bCs/>
      <w:szCs w:val="32"/>
    </w:rPr>
  </w:style>
  <w:style w:type="paragraph" w:styleId="Header">
    <w:name w:val="header"/>
    <w:basedOn w:val="Normal"/>
    <w:link w:val="HeaderChar"/>
    <w:uiPriority w:val="99"/>
    <w:unhideWhenUsed/>
    <w:rsid w:val="006D6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13"/>
    <w:rPr>
      <w:rFonts w:cs="Times New Roman"/>
      <w:bCs/>
      <w:szCs w:val="32"/>
    </w:rPr>
  </w:style>
  <w:style w:type="paragraph" w:styleId="Footer">
    <w:name w:val="footer"/>
    <w:basedOn w:val="Normal"/>
    <w:link w:val="FooterChar"/>
    <w:uiPriority w:val="99"/>
    <w:unhideWhenUsed/>
    <w:rsid w:val="006D6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13"/>
    <w:rPr>
      <w:rFonts w:cs="Times New Roman"/>
      <w:bCs/>
      <w:szCs w:val="32"/>
    </w:rPr>
  </w:style>
  <w:style w:type="character" w:styleId="LineNumber">
    <w:name w:val="line number"/>
    <w:basedOn w:val="DefaultParagraphFont"/>
    <w:uiPriority w:val="99"/>
    <w:semiHidden/>
    <w:unhideWhenUsed/>
    <w:rsid w:val="00DF28C8"/>
  </w:style>
  <w:style w:type="paragraph" w:styleId="ListParagraph">
    <w:name w:val="List Paragraph"/>
    <w:basedOn w:val="Normal"/>
    <w:uiPriority w:val="34"/>
    <w:qFormat/>
    <w:rsid w:val="00A1317C"/>
    <w:pPr>
      <w:ind w:left="720"/>
      <w:contextualSpacing/>
    </w:pPr>
  </w:style>
  <w:style w:type="character" w:styleId="Hyperlink">
    <w:name w:val="Hyperlink"/>
    <w:basedOn w:val="DefaultParagraphFont"/>
    <w:uiPriority w:val="99"/>
    <w:unhideWhenUsed/>
    <w:rsid w:val="000D0D35"/>
    <w:rPr>
      <w:color w:val="0000FF"/>
      <w:u w:val="single"/>
    </w:rPr>
  </w:style>
  <w:style w:type="character" w:styleId="Emphasis">
    <w:name w:val="Emphasis"/>
    <w:basedOn w:val="DefaultParagraphFont"/>
    <w:uiPriority w:val="20"/>
    <w:qFormat/>
    <w:rsid w:val="000D0D35"/>
    <w:rPr>
      <w:i/>
      <w:iCs/>
    </w:rPr>
  </w:style>
  <w:style w:type="character" w:customStyle="1" w:styleId="Heading3Char">
    <w:name w:val="Heading 3 Char"/>
    <w:basedOn w:val="DefaultParagraphFont"/>
    <w:link w:val="Heading3"/>
    <w:uiPriority w:val="9"/>
    <w:rsid w:val="00E24487"/>
    <w:rPr>
      <w:rFonts w:eastAsia="Times New Roman" w:cs="Times New Roman"/>
      <w:b/>
      <w:bCs/>
      <w:sz w:val="27"/>
      <w:szCs w:val="27"/>
    </w:rPr>
  </w:style>
  <w:style w:type="paragraph" w:customStyle="1" w:styleId="has-medium-font-size">
    <w:name w:val="has-medium-font-size"/>
    <w:basedOn w:val="Normal"/>
    <w:rsid w:val="00F346D3"/>
    <w:pPr>
      <w:spacing w:before="100" w:beforeAutospacing="1" w:after="100" w:afterAutospacing="1" w:line="240" w:lineRule="auto"/>
    </w:pPr>
    <w:rPr>
      <w:rFonts w:eastAsia="Times New Roman"/>
      <w:bCs w:val="0"/>
      <w:sz w:val="24"/>
      <w:szCs w:val="24"/>
    </w:rPr>
  </w:style>
  <w:style w:type="table" w:styleId="TableGrid">
    <w:name w:val="Table Grid"/>
    <w:basedOn w:val="TableNormal"/>
    <w:uiPriority w:val="39"/>
    <w:rsid w:val="00012D92"/>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66912"/>
    <w:rPr>
      <w:rFonts w:asciiTheme="majorHAnsi" w:eastAsiaTheme="majorEastAsia" w:hAnsiTheme="majorHAnsi" w:cstheme="majorBidi"/>
      <w:b/>
      <w:color w:val="365F91" w:themeColor="accent1" w:themeShade="BF"/>
      <w:sz w:val="28"/>
      <w:szCs w:val="28"/>
    </w:rPr>
  </w:style>
  <w:style w:type="paragraph" w:styleId="TOCHeading">
    <w:name w:val="TOC Heading"/>
    <w:basedOn w:val="Heading1"/>
    <w:next w:val="Normal"/>
    <w:uiPriority w:val="39"/>
    <w:unhideWhenUsed/>
    <w:qFormat/>
    <w:rsid w:val="008401EF"/>
    <w:pPr>
      <w:outlineLvl w:val="9"/>
    </w:pPr>
    <w:rPr>
      <w:bCs/>
      <w:lang w:eastAsia="ja-JP"/>
    </w:rPr>
  </w:style>
  <w:style w:type="paragraph" w:styleId="TOC2">
    <w:name w:val="toc 2"/>
    <w:basedOn w:val="Normal"/>
    <w:next w:val="Normal"/>
    <w:autoRedefine/>
    <w:uiPriority w:val="39"/>
    <w:unhideWhenUsed/>
    <w:qFormat/>
    <w:rsid w:val="008401EF"/>
    <w:pPr>
      <w:spacing w:after="100"/>
      <w:ind w:left="220"/>
    </w:pPr>
    <w:rPr>
      <w:rFonts w:asciiTheme="minorHAnsi" w:eastAsiaTheme="minorEastAsia" w:hAnsiTheme="minorHAnsi" w:cstheme="minorBidi"/>
      <w:bCs w:val="0"/>
      <w:sz w:val="22"/>
      <w:szCs w:val="22"/>
      <w:lang w:eastAsia="ja-JP"/>
    </w:rPr>
  </w:style>
  <w:style w:type="paragraph" w:styleId="TOC1">
    <w:name w:val="toc 1"/>
    <w:basedOn w:val="Normal"/>
    <w:next w:val="Normal"/>
    <w:autoRedefine/>
    <w:uiPriority w:val="39"/>
    <w:unhideWhenUsed/>
    <w:qFormat/>
    <w:rsid w:val="008401EF"/>
    <w:pPr>
      <w:spacing w:after="100"/>
    </w:pPr>
    <w:rPr>
      <w:rFonts w:asciiTheme="minorHAnsi" w:eastAsiaTheme="minorEastAsia" w:hAnsiTheme="minorHAnsi" w:cstheme="minorBidi"/>
      <w:bCs w:val="0"/>
      <w:sz w:val="22"/>
      <w:szCs w:val="22"/>
      <w:lang w:eastAsia="ja-JP"/>
    </w:rPr>
  </w:style>
  <w:style w:type="paragraph" w:styleId="TOC3">
    <w:name w:val="toc 3"/>
    <w:basedOn w:val="Normal"/>
    <w:next w:val="Normal"/>
    <w:autoRedefine/>
    <w:uiPriority w:val="39"/>
    <w:unhideWhenUsed/>
    <w:qFormat/>
    <w:rsid w:val="008401EF"/>
    <w:pPr>
      <w:spacing w:after="100"/>
      <w:ind w:left="440"/>
    </w:pPr>
    <w:rPr>
      <w:rFonts w:asciiTheme="minorHAnsi" w:eastAsiaTheme="minorEastAsia" w:hAnsiTheme="minorHAnsi" w:cstheme="minorBidi"/>
      <w:bCs w:val="0"/>
      <w:sz w:val="22"/>
      <w:szCs w:val="22"/>
      <w:lang w:eastAsia="ja-JP"/>
    </w:rPr>
  </w:style>
  <w:style w:type="character" w:customStyle="1" w:styleId="Heading2Char">
    <w:name w:val="Heading 2 Char"/>
    <w:basedOn w:val="DefaultParagraphFont"/>
    <w:link w:val="Heading2"/>
    <w:uiPriority w:val="9"/>
    <w:rsid w:val="00E37997"/>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4843DD"/>
    <w:rPr>
      <w:rFonts w:asciiTheme="majorHAnsi" w:eastAsiaTheme="majorEastAsia" w:hAnsiTheme="majorHAnsi" w:cstheme="majorBidi"/>
      <w:bCs/>
      <w:i/>
      <w:iCs/>
      <w:color w:val="365F91" w:themeColor="accent1" w:themeShade="BF"/>
      <w:szCs w:val="32"/>
    </w:rPr>
  </w:style>
  <w:style w:type="character" w:customStyle="1" w:styleId="Heading5Char">
    <w:name w:val="Heading 5 Char"/>
    <w:basedOn w:val="DefaultParagraphFont"/>
    <w:link w:val="Heading5"/>
    <w:uiPriority w:val="9"/>
    <w:semiHidden/>
    <w:rsid w:val="008C4009"/>
    <w:rPr>
      <w:rFonts w:asciiTheme="majorHAnsi" w:eastAsiaTheme="majorEastAsia" w:hAnsiTheme="majorHAnsi" w:cstheme="majorBidi"/>
      <w:bCs/>
      <w:color w:val="365F91" w:themeColor="accent1" w:themeShade="BF"/>
      <w:szCs w:val="32"/>
    </w:rPr>
  </w:style>
  <w:style w:type="character" w:customStyle="1" w:styleId="Heading6Char">
    <w:name w:val="Heading 6 Char"/>
    <w:basedOn w:val="DefaultParagraphFont"/>
    <w:link w:val="Heading6"/>
    <w:uiPriority w:val="9"/>
    <w:semiHidden/>
    <w:rsid w:val="001D1535"/>
    <w:rPr>
      <w:rFonts w:asciiTheme="majorHAnsi" w:eastAsiaTheme="majorEastAsia" w:hAnsiTheme="majorHAnsi" w:cstheme="majorBidi"/>
      <w:bCs/>
      <w:color w:val="243F60" w:themeColor="accent1" w:themeShade="7F"/>
      <w:szCs w:val="32"/>
    </w:rPr>
  </w:style>
  <w:style w:type="paragraph" w:customStyle="1" w:styleId="Style1">
    <w:name w:val="Style1"/>
    <w:basedOn w:val="Heading1"/>
    <w:link w:val="Style1Char"/>
    <w:qFormat/>
    <w:rsid w:val="004F648D"/>
    <w:rPr>
      <w:rFonts w:ascii="Times New Roman" w:hAnsi="Times New Roman" w:cs="Times New Roman"/>
      <w:color w:val="auto"/>
      <w:sz w:val="32"/>
      <w:szCs w:val="32"/>
      <w:lang w:val="vi-VN"/>
    </w:rPr>
  </w:style>
  <w:style w:type="paragraph" w:customStyle="1" w:styleId="Style2">
    <w:name w:val="Style2"/>
    <w:basedOn w:val="Heading2"/>
    <w:link w:val="Style2Char"/>
    <w:qFormat/>
    <w:rsid w:val="004F648D"/>
    <w:rPr>
      <w:rFonts w:ascii="Times New Roman" w:hAnsi="Times New Roman" w:cs="Times New Roman"/>
      <w:color w:val="auto"/>
      <w:sz w:val="28"/>
      <w:szCs w:val="28"/>
    </w:rPr>
  </w:style>
  <w:style w:type="character" w:customStyle="1" w:styleId="Style1Char">
    <w:name w:val="Style1 Char"/>
    <w:basedOn w:val="Heading1Char"/>
    <w:link w:val="Style1"/>
    <w:rsid w:val="004F648D"/>
    <w:rPr>
      <w:rFonts w:asciiTheme="majorHAnsi" w:eastAsiaTheme="majorEastAsia" w:hAnsiTheme="majorHAnsi" w:cs="Times New Roman"/>
      <w:b/>
      <w:color w:val="365F91" w:themeColor="accent1" w:themeShade="BF"/>
      <w:sz w:val="28"/>
      <w:szCs w:val="32"/>
      <w:lang w:val="vi-VN"/>
    </w:rPr>
  </w:style>
  <w:style w:type="paragraph" w:customStyle="1" w:styleId="Style3">
    <w:name w:val="Style3"/>
    <w:basedOn w:val="Heading3"/>
    <w:link w:val="Style3Char"/>
    <w:qFormat/>
    <w:rsid w:val="004F648D"/>
    <w:rPr>
      <w:sz w:val="28"/>
      <w:szCs w:val="28"/>
    </w:rPr>
  </w:style>
  <w:style w:type="character" w:customStyle="1" w:styleId="Style2Char">
    <w:name w:val="Style2 Char"/>
    <w:basedOn w:val="Heading2Char"/>
    <w:link w:val="Style2"/>
    <w:rsid w:val="004F648D"/>
    <w:rPr>
      <w:rFonts w:asciiTheme="majorHAnsi" w:eastAsiaTheme="majorEastAsia" w:hAnsiTheme="majorHAnsi" w:cs="Times New Roman"/>
      <w:b/>
      <w:color w:val="4F81BD" w:themeColor="accent1"/>
      <w:sz w:val="28"/>
      <w:szCs w:val="28"/>
    </w:rPr>
  </w:style>
  <w:style w:type="paragraph" w:customStyle="1" w:styleId="Style4">
    <w:name w:val="Style4"/>
    <w:basedOn w:val="Heading4"/>
    <w:link w:val="Style4Char"/>
    <w:qFormat/>
    <w:rsid w:val="004F648D"/>
    <w:rPr>
      <w:rFonts w:ascii="Times New Roman" w:hAnsi="Times New Roman" w:cs="Times New Roman"/>
      <w:color w:val="auto"/>
      <w:sz w:val="28"/>
      <w:szCs w:val="28"/>
    </w:rPr>
  </w:style>
  <w:style w:type="character" w:customStyle="1" w:styleId="Style3Char">
    <w:name w:val="Style3 Char"/>
    <w:basedOn w:val="Heading3Char"/>
    <w:link w:val="Style3"/>
    <w:rsid w:val="004F648D"/>
    <w:rPr>
      <w:rFonts w:eastAsia="Times New Roman" w:cs="Times New Roman"/>
      <w:b/>
      <w:bCs/>
      <w:sz w:val="28"/>
      <w:szCs w:val="28"/>
    </w:rPr>
  </w:style>
  <w:style w:type="character" w:customStyle="1" w:styleId="Style4Char">
    <w:name w:val="Style4 Char"/>
    <w:basedOn w:val="Heading4Char"/>
    <w:link w:val="Style4"/>
    <w:rsid w:val="004F648D"/>
    <w:rPr>
      <w:rFonts w:asciiTheme="majorHAnsi" w:eastAsiaTheme="majorEastAsia" w:hAnsiTheme="majorHAnsi" w:cs="Times New Roman"/>
      <w:bCs/>
      <w:i/>
      <w:i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91755">
      <w:bodyDiv w:val="1"/>
      <w:marLeft w:val="0"/>
      <w:marRight w:val="0"/>
      <w:marTop w:val="0"/>
      <w:marBottom w:val="0"/>
      <w:divBdr>
        <w:top w:val="none" w:sz="0" w:space="0" w:color="auto"/>
        <w:left w:val="none" w:sz="0" w:space="0" w:color="auto"/>
        <w:bottom w:val="none" w:sz="0" w:space="0" w:color="auto"/>
        <w:right w:val="none" w:sz="0" w:space="0" w:color="auto"/>
      </w:divBdr>
    </w:div>
    <w:div w:id="203908806">
      <w:bodyDiv w:val="1"/>
      <w:marLeft w:val="0"/>
      <w:marRight w:val="0"/>
      <w:marTop w:val="0"/>
      <w:marBottom w:val="0"/>
      <w:divBdr>
        <w:top w:val="none" w:sz="0" w:space="0" w:color="auto"/>
        <w:left w:val="none" w:sz="0" w:space="0" w:color="auto"/>
        <w:bottom w:val="none" w:sz="0" w:space="0" w:color="auto"/>
        <w:right w:val="none" w:sz="0" w:space="0" w:color="auto"/>
      </w:divBdr>
    </w:div>
    <w:div w:id="210384078">
      <w:bodyDiv w:val="1"/>
      <w:marLeft w:val="0"/>
      <w:marRight w:val="0"/>
      <w:marTop w:val="0"/>
      <w:marBottom w:val="0"/>
      <w:divBdr>
        <w:top w:val="none" w:sz="0" w:space="0" w:color="auto"/>
        <w:left w:val="none" w:sz="0" w:space="0" w:color="auto"/>
        <w:bottom w:val="none" w:sz="0" w:space="0" w:color="auto"/>
        <w:right w:val="none" w:sz="0" w:space="0" w:color="auto"/>
      </w:divBdr>
    </w:div>
    <w:div w:id="229275429">
      <w:bodyDiv w:val="1"/>
      <w:marLeft w:val="0"/>
      <w:marRight w:val="0"/>
      <w:marTop w:val="0"/>
      <w:marBottom w:val="0"/>
      <w:divBdr>
        <w:top w:val="none" w:sz="0" w:space="0" w:color="auto"/>
        <w:left w:val="none" w:sz="0" w:space="0" w:color="auto"/>
        <w:bottom w:val="none" w:sz="0" w:space="0" w:color="auto"/>
        <w:right w:val="none" w:sz="0" w:space="0" w:color="auto"/>
      </w:divBdr>
    </w:div>
    <w:div w:id="233786465">
      <w:bodyDiv w:val="1"/>
      <w:marLeft w:val="0"/>
      <w:marRight w:val="0"/>
      <w:marTop w:val="0"/>
      <w:marBottom w:val="0"/>
      <w:divBdr>
        <w:top w:val="none" w:sz="0" w:space="0" w:color="auto"/>
        <w:left w:val="none" w:sz="0" w:space="0" w:color="auto"/>
        <w:bottom w:val="none" w:sz="0" w:space="0" w:color="auto"/>
        <w:right w:val="none" w:sz="0" w:space="0" w:color="auto"/>
      </w:divBdr>
    </w:div>
    <w:div w:id="346298821">
      <w:bodyDiv w:val="1"/>
      <w:marLeft w:val="0"/>
      <w:marRight w:val="0"/>
      <w:marTop w:val="0"/>
      <w:marBottom w:val="0"/>
      <w:divBdr>
        <w:top w:val="none" w:sz="0" w:space="0" w:color="auto"/>
        <w:left w:val="none" w:sz="0" w:space="0" w:color="auto"/>
        <w:bottom w:val="none" w:sz="0" w:space="0" w:color="auto"/>
        <w:right w:val="none" w:sz="0" w:space="0" w:color="auto"/>
      </w:divBdr>
    </w:div>
    <w:div w:id="378407282">
      <w:bodyDiv w:val="1"/>
      <w:marLeft w:val="0"/>
      <w:marRight w:val="0"/>
      <w:marTop w:val="0"/>
      <w:marBottom w:val="0"/>
      <w:divBdr>
        <w:top w:val="none" w:sz="0" w:space="0" w:color="auto"/>
        <w:left w:val="none" w:sz="0" w:space="0" w:color="auto"/>
        <w:bottom w:val="none" w:sz="0" w:space="0" w:color="auto"/>
        <w:right w:val="none" w:sz="0" w:space="0" w:color="auto"/>
      </w:divBdr>
    </w:div>
    <w:div w:id="380251321">
      <w:bodyDiv w:val="1"/>
      <w:marLeft w:val="0"/>
      <w:marRight w:val="0"/>
      <w:marTop w:val="0"/>
      <w:marBottom w:val="0"/>
      <w:divBdr>
        <w:top w:val="none" w:sz="0" w:space="0" w:color="auto"/>
        <w:left w:val="none" w:sz="0" w:space="0" w:color="auto"/>
        <w:bottom w:val="none" w:sz="0" w:space="0" w:color="auto"/>
        <w:right w:val="none" w:sz="0" w:space="0" w:color="auto"/>
      </w:divBdr>
    </w:div>
    <w:div w:id="419832104">
      <w:bodyDiv w:val="1"/>
      <w:marLeft w:val="0"/>
      <w:marRight w:val="0"/>
      <w:marTop w:val="0"/>
      <w:marBottom w:val="0"/>
      <w:divBdr>
        <w:top w:val="none" w:sz="0" w:space="0" w:color="auto"/>
        <w:left w:val="none" w:sz="0" w:space="0" w:color="auto"/>
        <w:bottom w:val="none" w:sz="0" w:space="0" w:color="auto"/>
        <w:right w:val="none" w:sz="0" w:space="0" w:color="auto"/>
      </w:divBdr>
    </w:div>
    <w:div w:id="474955500">
      <w:bodyDiv w:val="1"/>
      <w:marLeft w:val="0"/>
      <w:marRight w:val="0"/>
      <w:marTop w:val="0"/>
      <w:marBottom w:val="0"/>
      <w:divBdr>
        <w:top w:val="none" w:sz="0" w:space="0" w:color="auto"/>
        <w:left w:val="none" w:sz="0" w:space="0" w:color="auto"/>
        <w:bottom w:val="none" w:sz="0" w:space="0" w:color="auto"/>
        <w:right w:val="none" w:sz="0" w:space="0" w:color="auto"/>
      </w:divBdr>
    </w:div>
    <w:div w:id="494422759">
      <w:bodyDiv w:val="1"/>
      <w:marLeft w:val="0"/>
      <w:marRight w:val="0"/>
      <w:marTop w:val="0"/>
      <w:marBottom w:val="0"/>
      <w:divBdr>
        <w:top w:val="none" w:sz="0" w:space="0" w:color="auto"/>
        <w:left w:val="none" w:sz="0" w:space="0" w:color="auto"/>
        <w:bottom w:val="none" w:sz="0" w:space="0" w:color="auto"/>
        <w:right w:val="none" w:sz="0" w:space="0" w:color="auto"/>
      </w:divBdr>
    </w:div>
    <w:div w:id="526868073">
      <w:bodyDiv w:val="1"/>
      <w:marLeft w:val="0"/>
      <w:marRight w:val="0"/>
      <w:marTop w:val="0"/>
      <w:marBottom w:val="0"/>
      <w:divBdr>
        <w:top w:val="none" w:sz="0" w:space="0" w:color="auto"/>
        <w:left w:val="none" w:sz="0" w:space="0" w:color="auto"/>
        <w:bottom w:val="none" w:sz="0" w:space="0" w:color="auto"/>
        <w:right w:val="none" w:sz="0" w:space="0" w:color="auto"/>
      </w:divBdr>
    </w:div>
    <w:div w:id="558202477">
      <w:bodyDiv w:val="1"/>
      <w:marLeft w:val="0"/>
      <w:marRight w:val="0"/>
      <w:marTop w:val="0"/>
      <w:marBottom w:val="0"/>
      <w:divBdr>
        <w:top w:val="none" w:sz="0" w:space="0" w:color="auto"/>
        <w:left w:val="none" w:sz="0" w:space="0" w:color="auto"/>
        <w:bottom w:val="none" w:sz="0" w:space="0" w:color="auto"/>
        <w:right w:val="none" w:sz="0" w:space="0" w:color="auto"/>
      </w:divBdr>
    </w:div>
    <w:div w:id="601762963">
      <w:bodyDiv w:val="1"/>
      <w:marLeft w:val="0"/>
      <w:marRight w:val="0"/>
      <w:marTop w:val="0"/>
      <w:marBottom w:val="0"/>
      <w:divBdr>
        <w:top w:val="none" w:sz="0" w:space="0" w:color="auto"/>
        <w:left w:val="none" w:sz="0" w:space="0" w:color="auto"/>
        <w:bottom w:val="none" w:sz="0" w:space="0" w:color="auto"/>
        <w:right w:val="none" w:sz="0" w:space="0" w:color="auto"/>
      </w:divBdr>
    </w:div>
    <w:div w:id="635598771">
      <w:bodyDiv w:val="1"/>
      <w:marLeft w:val="0"/>
      <w:marRight w:val="0"/>
      <w:marTop w:val="0"/>
      <w:marBottom w:val="0"/>
      <w:divBdr>
        <w:top w:val="none" w:sz="0" w:space="0" w:color="auto"/>
        <w:left w:val="none" w:sz="0" w:space="0" w:color="auto"/>
        <w:bottom w:val="none" w:sz="0" w:space="0" w:color="auto"/>
        <w:right w:val="none" w:sz="0" w:space="0" w:color="auto"/>
      </w:divBdr>
    </w:div>
    <w:div w:id="676075949">
      <w:bodyDiv w:val="1"/>
      <w:marLeft w:val="0"/>
      <w:marRight w:val="0"/>
      <w:marTop w:val="0"/>
      <w:marBottom w:val="0"/>
      <w:divBdr>
        <w:top w:val="none" w:sz="0" w:space="0" w:color="auto"/>
        <w:left w:val="none" w:sz="0" w:space="0" w:color="auto"/>
        <w:bottom w:val="none" w:sz="0" w:space="0" w:color="auto"/>
        <w:right w:val="none" w:sz="0" w:space="0" w:color="auto"/>
      </w:divBdr>
    </w:div>
    <w:div w:id="679547597">
      <w:bodyDiv w:val="1"/>
      <w:marLeft w:val="0"/>
      <w:marRight w:val="0"/>
      <w:marTop w:val="0"/>
      <w:marBottom w:val="0"/>
      <w:divBdr>
        <w:top w:val="none" w:sz="0" w:space="0" w:color="auto"/>
        <w:left w:val="none" w:sz="0" w:space="0" w:color="auto"/>
        <w:bottom w:val="none" w:sz="0" w:space="0" w:color="auto"/>
        <w:right w:val="none" w:sz="0" w:space="0" w:color="auto"/>
      </w:divBdr>
    </w:div>
    <w:div w:id="837308787">
      <w:bodyDiv w:val="1"/>
      <w:marLeft w:val="0"/>
      <w:marRight w:val="0"/>
      <w:marTop w:val="0"/>
      <w:marBottom w:val="0"/>
      <w:divBdr>
        <w:top w:val="none" w:sz="0" w:space="0" w:color="auto"/>
        <w:left w:val="none" w:sz="0" w:space="0" w:color="auto"/>
        <w:bottom w:val="none" w:sz="0" w:space="0" w:color="auto"/>
        <w:right w:val="none" w:sz="0" w:space="0" w:color="auto"/>
      </w:divBdr>
    </w:div>
    <w:div w:id="880167110">
      <w:bodyDiv w:val="1"/>
      <w:marLeft w:val="0"/>
      <w:marRight w:val="0"/>
      <w:marTop w:val="0"/>
      <w:marBottom w:val="0"/>
      <w:divBdr>
        <w:top w:val="none" w:sz="0" w:space="0" w:color="auto"/>
        <w:left w:val="none" w:sz="0" w:space="0" w:color="auto"/>
        <w:bottom w:val="none" w:sz="0" w:space="0" w:color="auto"/>
        <w:right w:val="none" w:sz="0" w:space="0" w:color="auto"/>
      </w:divBdr>
    </w:div>
    <w:div w:id="945574155">
      <w:bodyDiv w:val="1"/>
      <w:marLeft w:val="0"/>
      <w:marRight w:val="0"/>
      <w:marTop w:val="0"/>
      <w:marBottom w:val="0"/>
      <w:divBdr>
        <w:top w:val="none" w:sz="0" w:space="0" w:color="auto"/>
        <w:left w:val="none" w:sz="0" w:space="0" w:color="auto"/>
        <w:bottom w:val="none" w:sz="0" w:space="0" w:color="auto"/>
        <w:right w:val="none" w:sz="0" w:space="0" w:color="auto"/>
      </w:divBdr>
    </w:div>
    <w:div w:id="949631688">
      <w:bodyDiv w:val="1"/>
      <w:marLeft w:val="0"/>
      <w:marRight w:val="0"/>
      <w:marTop w:val="0"/>
      <w:marBottom w:val="0"/>
      <w:divBdr>
        <w:top w:val="none" w:sz="0" w:space="0" w:color="auto"/>
        <w:left w:val="none" w:sz="0" w:space="0" w:color="auto"/>
        <w:bottom w:val="none" w:sz="0" w:space="0" w:color="auto"/>
        <w:right w:val="none" w:sz="0" w:space="0" w:color="auto"/>
      </w:divBdr>
    </w:div>
    <w:div w:id="1065684148">
      <w:bodyDiv w:val="1"/>
      <w:marLeft w:val="0"/>
      <w:marRight w:val="0"/>
      <w:marTop w:val="0"/>
      <w:marBottom w:val="0"/>
      <w:divBdr>
        <w:top w:val="none" w:sz="0" w:space="0" w:color="auto"/>
        <w:left w:val="none" w:sz="0" w:space="0" w:color="auto"/>
        <w:bottom w:val="none" w:sz="0" w:space="0" w:color="auto"/>
        <w:right w:val="none" w:sz="0" w:space="0" w:color="auto"/>
      </w:divBdr>
    </w:div>
    <w:div w:id="1068504154">
      <w:bodyDiv w:val="1"/>
      <w:marLeft w:val="0"/>
      <w:marRight w:val="0"/>
      <w:marTop w:val="0"/>
      <w:marBottom w:val="0"/>
      <w:divBdr>
        <w:top w:val="none" w:sz="0" w:space="0" w:color="auto"/>
        <w:left w:val="none" w:sz="0" w:space="0" w:color="auto"/>
        <w:bottom w:val="none" w:sz="0" w:space="0" w:color="auto"/>
        <w:right w:val="none" w:sz="0" w:space="0" w:color="auto"/>
      </w:divBdr>
    </w:div>
    <w:div w:id="1074280079">
      <w:bodyDiv w:val="1"/>
      <w:marLeft w:val="0"/>
      <w:marRight w:val="0"/>
      <w:marTop w:val="0"/>
      <w:marBottom w:val="0"/>
      <w:divBdr>
        <w:top w:val="none" w:sz="0" w:space="0" w:color="auto"/>
        <w:left w:val="none" w:sz="0" w:space="0" w:color="auto"/>
        <w:bottom w:val="none" w:sz="0" w:space="0" w:color="auto"/>
        <w:right w:val="none" w:sz="0" w:space="0" w:color="auto"/>
      </w:divBdr>
    </w:div>
    <w:div w:id="1084647575">
      <w:bodyDiv w:val="1"/>
      <w:marLeft w:val="0"/>
      <w:marRight w:val="0"/>
      <w:marTop w:val="0"/>
      <w:marBottom w:val="0"/>
      <w:divBdr>
        <w:top w:val="none" w:sz="0" w:space="0" w:color="auto"/>
        <w:left w:val="none" w:sz="0" w:space="0" w:color="auto"/>
        <w:bottom w:val="none" w:sz="0" w:space="0" w:color="auto"/>
        <w:right w:val="none" w:sz="0" w:space="0" w:color="auto"/>
      </w:divBdr>
    </w:div>
    <w:div w:id="1088884443">
      <w:bodyDiv w:val="1"/>
      <w:marLeft w:val="0"/>
      <w:marRight w:val="0"/>
      <w:marTop w:val="0"/>
      <w:marBottom w:val="0"/>
      <w:divBdr>
        <w:top w:val="none" w:sz="0" w:space="0" w:color="auto"/>
        <w:left w:val="none" w:sz="0" w:space="0" w:color="auto"/>
        <w:bottom w:val="none" w:sz="0" w:space="0" w:color="auto"/>
        <w:right w:val="none" w:sz="0" w:space="0" w:color="auto"/>
      </w:divBdr>
    </w:div>
    <w:div w:id="1089740459">
      <w:bodyDiv w:val="1"/>
      <w:marLeft w:val="0"/>
      <w:marRight w:val="0"/>
      <w:marTop w:val="0"/>
      <w:marBottom w:val="0"/>
      <w:divBdr>
        <w:top w:val="none" w:sz="0" w:space="0" w:color="auto"/>
        <w:left w:val="none" w:sz="0" w:space="0" w:color="auto"/>
        <w:bottom w:val="none" w:sz="0" w:space="0" w:color="auto"/>
        <w:right w:val="none" w:sz="0" w:space="0" w:color="auto"/>
      </w:divBdr>
    </w:div>
    <w:div w:id="1155873838">
      <w:bodyDiv w:val="1"/>
      <w:marLeft w:val="0"/>
      <w:marRight w:val="0"/>
      <w:marTop w:val="0"/>
      <w:marBottom w:val="0"/>
      <w:divBdr>
        <w:top w:val="none" w:sz="0" w:space="0" w:color="auto"/>
        <w:left w:val="none" w:sz="0" w:space="0" w:color="auto"/>
        <w:bottom w:val="none" w:sz="0" w:space="0" w:color="auto"/>
        <w:right w:val="none" w:sz="0" w:space="0" w:color="auto"/>
      </w:divBdr>
    </w:div>
    <w:div w:id="1160728534">
      <w:bodyDiv w:val="1"/>
      <w:marLeft w:val="0"/>
      <w:marRight w:val="0"/>
      <w:marTop w:val="0"/>
      <w:marBottom w:val="0"/>
      <w:divBdr>
        <w:top w:val="none" w:sz="0" w:space="0" w:color="auto"/>
        <w:left w:val="none" w:sz="0" w:space="0" w:color="auto"/>
        <w:bottom w:val="none" w:sz="0" w:space="0" w:color="auto"/>
        <w:right w:val="none" w:sz="0" w:space="0" w:color="auto"/>
      </w:divBdr>
    </w:div>
    <w:div w:id="1185484040">
      <w:bodyDiv w:val="1"/>
      <w:marLeft w:val="0"/>
      <w:marRight w:val="0"/>
      <w:marTop w:val="0"/>
      <w:marBottom w:val="0"/>
      <w:divBdr>
        <w:top w:val="none" w:sz="0" w:space="0" w:color="auto"/>
        <w:left w:val="none" w:sz="0" w:space="0" w:color="auto"/>
        <w:bottom w:val="none" w:sz="0" w:space="0" w:color="auto"/>
        <w:right w:val="none" w:sz="0" w:space="0" w:color="auto"/>
      </w:divBdr>
    </w:div>
    <w:div w:id="1204945797">
      <w:bodyDiv w:val="1"/>
      <w:marLeft w:val="0"/>
      <w:marRight w:val="0"/>
      <w:marTop w:val="0"/>
      <w:marBottom w:val="0"/>
      <w:divBdr>
        <w:top w:val="none" w:sz="0" w:space="0" w:color="auto"/>
        <w:left w:val="none" w:sz="0" w:space="0" w:color="auto"/>
        <w:bottom w:val="none" w:sz="0" w:space="0" w:color="auto"/>
        <w:right w:val="none" w:sz="0" w:space="0" w:color="auto"/>
      </w:divBdr>
    </w:div>
    <w:div w:id="1213808626">
      <w:bodyDiv w:val="1"/>
      <w:marLeft w:val="0"/>
      <w:marRight w:val="0"/>
      <w:marTop w:val="0"/>
      <w:marBottom w:val="0"/>
      <w:divBdr>
        <w:top w:val="none" w:sz="0" w:space="0" w:color="auto"/>
        <w:left w:val="none" w:sz="0" w:space="0" w:color="auto"/>
        <w:bottom w:val="none" w:sz="0" w:space="0" w:color="auto"/>
        <w:right w:val="none" w:sz="0" w:space="0" w:color="auto"/>
      </w:divBdr>
    </w:div>
    <w:div w:id="1319336141">
      <w:bodyDiv w:val="1"/>
      <w:marLeft w:val="0"/>
      <w:marRight w:val="0"/>
      <w:marTop w:val="0"/>
      <w:marBottom w:val="0"/>
      <w:divBdr>
        <w:top w:val="none" w:sz="0" w:space="0" w:color="auto"/>
        <w:left w:val="none" w:sz="0" w:space="0" w:color="auto"/>
        <w:bottom w:val="none" w:sz="0" w:space="0" w:color="auto"/>
        <w:right w:val="none" w:sz="0" w:space="0" w:color="auto"/>
      </w:divBdr>
    </w:div>
    <w:div w:id="1358385721">
      <w:bodyDiv w:val="1"/>
      <w:marLeft w:val="0"/>
      <w:marRight w:val="0"/>
      <w:marTop w:val="0"/>
      <w:marBottom w:val="0"/>
      <w:divBdr>
        <w:top w:val="none" w:sz="0" w:space="0" w:color="auto"/>
        <w:left w:val="none" w:sz="0" w:space="0" w:color="auto"/>
        <w:bottom w:val="none" w:sz="0" w:space="0" w:color="auto"/>
        <w:right w:val="none" w:sz="0" w:space="0" w:color="auto"/>
      </w:divBdr>
    </w:div>
    <w:div w:id="1423523894">
      <w:bodyDiv w:val="1"/>
      <w:marLeft w:val="0"/>
      <w:marRight w:val="0"/>
      <w:marTop w:val="0"/>
      <w:marBottom w:val="0"/>
      <w:divBdr>
        <w:top w:val="none" w:sz="0" w:space="0" w:color="auto"/>
        <w:left w:val="none" w:sz="0" w:space="0" w:color="auto"/>
        <w:bottom w:val="none" w:sz="0" w:space="0" w:color="auto"/>
        <w:right w:val="none" w:sz="0" w:space="0" w:color="auto"/>
      </w:divBdr>
    </w:div>
    <w:div w:id="1435976022">
      <w:bodyDiv w:val="1"/>
      <w:marLeft w:val="0"/>
      <w:marRight w:val="0"/>
      <w:marTop w:val="0"/>
      <w:marBottom w:val="0"/>
      <w:divBdr>
        <w:top w:val="none" w:sz="0" w:space="0" w:color="auto"/>
        <w:left w:val="none" w:sz="0" w:space="0" w:color="auto"/>
        <w:bottom w:val="none" w:sz="0" w:space="0" w:color="auto"/>
        <w:right w:val="none" w:sz="0" w:space="0" w:color="auto"/>
      </w:divBdr>
    </w:div>
    <w:div w:id="1586301091">
      <w:bodyDiv w:val="1"/>
      <w:marLeft w:val="0"/>
      <w:marRight w:val="0"/>
      <w:marTop w:val="0"/>
      <w:marBottom w:val="0"/>
      <w:divBdr>
        <w:top w:val="none" w:sz="0" w:space="0" w:color="auto"/>
        <w:left w:val="none" w:sz="0" w:space="0" w:color="auto"/>
        <w:bottom w:val="none" w:sz="0" w:space="0" w:color="auto"/>
        <w:right w:val="none" w:sz="0" w:space="0" w:color="auto"/>
      </w:divBdr>
    </w:div>
    <w:div w:id="1602647247">
      <w:bodyDiv w:val="1"/>
      <w:marLeft w:val="0"/>
      <w:marRight w:val="0"/>
      <w:marTop w:val="0"/>
      <w:marBottom w:val="0"/>
      <w:divBdr>
        <w:top w:val="none" w:sz="0" w:space="0" w:color="auto"/>
        <w:left w:val="none" w:sz="0" w:space="0" w:color="auto"/>
        <w:bottom w:val="none" w:sz="0" w:space="0" w:color="auto"/>
        <w:right w:val="none" w:sz="0" w:space="0" w:color="auto"/>
      </w:divBdr>
    </w:div>
    <w:div w:id="1622376167">
      <w:bodyDiv w:val="1"/>
      <w:marLeft w:val="0"/>
      <w:marRight w:val="0"/>
      <w:marTop w:val="0"/>
      <w:marBottom w:val="0"/>
      <w:divBdr>
        <w:top w:val="none" w:sz="0" w:space="0" w:color="auto"/>
        <w:left w:val="none" w:sz="0" w:space="0" w:color="auto"/>
        <w:bottom w:val="none" w:sz="0" w:space="0" w:color="auto"/>
        <w:right w:val="none" w:sz="0" w:space="0" w:color="auto"/>
      </w:divBdr>
    </w:div>
    <w:div w:id="1624918346">
      <w:bodyDiv w:val="1"/>
      <w:marLeft w:val="0"/>
      <w:marRight w:val="0"/>
      <w:marTop w:val="0"/>
      <w:marBottom w:val="0"/>
      <w:divBdr>
        <w:top w:val="none" w:sz="0" w:space="0" w:color="auto"/>
        <w:left w:val="none" w:sz="0" w:space="0" w:color="auto"/>
        <w:bottom w:val="none" w:sz="0" w:space="0" w:color="auto"/>
        <w:right w:val="none" w:sz="0" w:space="0" w:color="auto"/>
      </w:divBdr>
    </w:div>
    <w:div w:id="1635453252">
      <w:bodyDiv w:val="1"/>
      <w:marLeft w:val="0"/>
      <w:marRight w:val="0"/>
      <w:marTop w:val="0"/>
      <w:marBottom w:val="0"/>
      <w:divBdr>
        <w:top w:val="none" w:sz="0" w:space="0" w:color="auto"/>
        <w:left w:val="none" w:sz="0" w:space="0" w:color="auto"/>
        <w:bottom w:val="none" w:sz="0" w:space="0" w:color="auto"/>
        <w:right w:val="none" w:sz="0" w:space="0" w:color="auto"/>
      </w:divBdr>
    </w:div>
    <w:div w:id="1641886124">
      <w:bodyDiv w:val="1"/>
      <w:marLeft w:val="0"/>
      <w:marRight w:val="0"/>
      <w:marTop w:val="0"/>
      <w:marBottom w:val="0"/>
      <w:divBdr>
        <w:top w:val="none" w:sz="0" w:space="0" w:color="auto"/>
        <w:left w:val="none" w:sz="0" w:space="0" w:color="auto"/>
        <w:bottom w:val="none" w:sz="0" w:space="0" w:color="auto"/>
        <w:right w:val="none" w:sz="0" w:space="0" w:color="auto"/>
      </w:divBdr>
    </w:div>
    <w:div w:id="1711495898">
      <w:bodyDiv w:val="1"/>
      <w:marLeft w:val="0"/>
      <w:marRight w:val="0"/>
      <w:marTop w:val="0"/>
      <w:marBottom w:val="0"/>
      <w:divBdr>
        <w:top w:val="none" w:sz="0" w:space="0" w:color="auto"/>
        <w:left w:val="none" w:sz="0" w:space="0" w:color="auto"/>
        <w:bottom w:val="none" w:sz="0" w:space="0" w:color="auto"/>
        <w:right w:val="none" w:sz="0" w:space="0" w:color="auto"/>
      </w:divBdr>
    </w:div>
    <w:div w:id="1714233784">
      <w:bodyDiv w:val="1"/>
      <w:marLeft w:val="0"/>
      <w:marRight w:val="0"/>
      <w:marTop w:val="0"/>
      <w:marBottom w:val="0"/>
      <w:divBdr>
        <w:top w:val="none" w:sz="0" w:space="0" w:color="auto"/>
        <w:left w:val="none" w:sz="0" w:space="0" w:color="auto"/>
        <w:bottom w:val="none" w:sz="0" w:space="0" w:color="auto"/>
        <w:right w:val="none" w:sz="0" w:space="0" w:color="auto"/>
      </w:divBdr>
    </w:div>
    <w:div w:id="1738356439">
      <w:bodyDiv w:val="1"/>
      <w:marLeft w:val="0"/>
      <w:marRight w:val="0"/>
      <w:marTop w:val="0"/>
      <w:marBottom w:val="0"/>
      <w:divBdr>
        <w:top w:val="none" w:sz="0" w:space="0" w:color="auto"/>
        <w:left w:val="none" w:sz="0" w:space="0" w:color="auto"/>
        <w:bottom w:val="none" w:sz="0" w:space="0" w:color="auto"/>
        <w:right w:val="none" w:sz="0" w:space="0" w:color="auto"/>
      </w:divBdr>
    </w:div>
    <w:div w:id="1763380126">
      <w:bodyDiv w:val="1"/>
      <w:marLeft w:val="0"/>
      <w:marRight w:val="0"/>
      <w:marTop w:val="0"/>
      <w:marBottom w:val="0"/>
      <w:divBdr>
        <w:top w:val="none" w:sz="0" w:space="0" w:color="auto"/>
        <w:left w:val="none" w:sz="0" w:space="0" w:color="auto"/>
        <w:bottom w:val="none" w:sz="0" w:space="0" w:color="auto"/>
        <w:right w:val="none" w:sz="0" w:space="0" w:color="auto"/>
      </w:divBdr>
    </w:div>
    <w:div w:id="1812794848">
      <w:bodyDiv w:val="1"/>
      <w:marLeft w:val="0"/>
      <w:marRight w:val="0"/>
      <w:marTop w:val="0"/>
      <w:marBottom w:val="0"/>
      <w:divBdr>
        <w:top w:val="none" w:sz="0" w:space="0" w:color="auto"/>
        <w:left w:val="none" w:sz="0" w:space="0" w:color="auto"/>
        <w:bottom w:val="none" w:sz="0" w:space="0" w:color="auto"/>
        <w:right w:val="none" w:sz="0" w:space="0" w:color="auto"/>
      </w:divBdr>
    </w:div>
    <w:div w:id="1828011947">
      <w:bodyDiv w:val="1"/>
      <w:marLeft w:val="0"/>
      <w:marRight w:val="0"/>
      <w:marTop w:val="0"/>
      <w:marBottom w:val="0"/>
      <w:divBdr>
        <w:top w:val="none" w:sz="0" w:space="0" w:color="auto"/>
        <w:left w:val="none" w:sz="0" w:space="0" w:color="auto"/>
        <w:bottom w:val="none" w:sz="0" w:space="0" w:color="auto"/>
        <w:right w:val="none" w:sz="0" w:space="0" w:color="auto"/>
      </w:divBdr>
    </w:div>
    <w:div w:id="1855536775">
      <w:bodyDiv w:val="1"/>
      <w:marLeft w:val="0"/>
      <w:marRight w:val="0"/>
      <w:marTop w:val="0"/>
      <w:marBottom w:val="0"/>
      <w:divBdr>
        <w:top w:val="none" w:sz="0" w:space="0" w:color="auto"/>
        <w:left w:val="none" w:sz="0" w:space="0" w:color="auto"/>
        <w:bottom w:val="none" w:sz="0" w:space="0" w:color="auto"/>
        <w:right w:val="none" w:sz="0" w:space="0" w:color="auto"/>
      </w:divBdr>
    </w:div>
    <w:div w:id="1870604119">
      <w:bodyDiv w:val="1"/>
      <w:marLeft w:val="0"/>
      <w:marRight w:val="0"/>
      <w:marTop w:val="0"/>
      <w:marBottom w:val="0"/>
      <w:divBdr>
        <w:top w:val="none" w:sz="0" w:space="0" w:color="auto"/>
        <w:left w:val="none" w:sz="0" w:space="0" w:color="auto"/>
        <w:bottom w:val="none" w:sz="0" w:space="0" w:color="auto"/>
        <w:right w:val="none" w:sz="0" w:space="0" w:color="auto"/>
      </w:divBdr>
    </w:div>
    <w:div w:id="1955944781">
      <w:bodyDiv w:val="1"/>
      <w:marLeft w:val="0"/>
      <w:marRight w:val="0"/>
      <w:marTop w:val="0"/>
      <w:marBottom w:val="0"/>
      <w:divBdr>
        <w:top w:val="none" w:sz="0" w:space="0" w:color="auto"/>
        <w:left w:val="none" w:sz="0" w:space="0" w:color="auto"/>
        <w:bottom w:val="none" w:sz="0" w:space="0" w:color="auto"/>
        <w:right w:val="none" w:sz="0" w:space="0" w:color="auto"/>
      </w:divBdr>
    </w:div>
    <w:div w:id="1957713970">
      <w:bodyDiv w:val="1"/>
      <w:marLeft w:val="0"/>
      <w:marRight w:val="0"/>
      <w:marTop w:val="0"/>
      <w:marBottom w:val="0"/>
      <w:divBdr>
        <w:top w:val="none" w:sz="0" w:space="0" w:color="auto"/>
        <w:left w:val="none" w:sz="0" w:space="0" w:color="auto"/>
        <w:bottom w:val="none" w:sz="0" w:space="0" w:color="auto"/>
        <w:right w:val="none" w:sz="0" w:space="0" w:color="auto"/>
      </w:divBdr>
    </w:div>
    <w:div w:id="1976711227">
      <w:bodyDiv w:val="1"/>
      <w:marLeft w:val="0"/>
      <w:marRight w:val="0"/>
      <w:marTop w:val="0"/>
      <w:marBottom w:val="0"/>
      <w:divBdr>
        <w:top w:val="none" w:sz="0" w:space="0" w:color="auto"/>
        <w:left w:val="none" w:sz="0" w:space="0" w:color="auto"/>
        <w:bottom w:val="none" w:sz="0" w:space="0" w:color="auto"/>
        <w:right w:val="none" w:sz="0" w:space="0" w:color="auto"/>
      </w:divBdr>
    </w:div>
    <w:div w:id="2089577456">
      <w:bodyDiv w:val="1"/>
      <w:marLeft w:val="0"/>
      <w:marRight w:val="0"/>
      <w:marTop w:val="0"/>
      <w:marBottom w:val="0"/>
      <w:divBdr>
        <w:top w:val="none" w:sz="0" w:space="0" w:color="auto"/>
        <w:left w:val="none" w:sz="0" w:space="0" w:color="auto"/>
        <w:bottom w:val="none" w:sz="0" w:space="0" w:color="auto"/>
        <w:right w:val="none" w:sz="0" w:space="0" w:color="auto"/>
      </w:divBdr>
    </w:div>
    <w:div w:id="2133935409">
      <w:bodyDiv w:val="1"/>
      <w:marLeft w:val="0"/>
      <w:marRight w:val="0"/>
      <w:marTop w:val="0"/>
      <w:marBottom w:val="0"/>
      <w:divBdr>
        <w:top w:val="none" w:sz="0" w:space="0" w:color="auto"/>
        <w:left w:val="none" w:sz="0" w:space="0" w:color="auto"/>
        <w:bottom w:val="none" w:sz="0" w:space="0" w:color="auto"/>
        <w:right w:val="none" w:sz="0" w:space="0" w:color="auto"/>
      </w:divBdr>
    </w:div>
    <w:div w:id="213471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image" Target="media/image15.jpg"/><Relationship Id="rId39" Type="http://schemas.microsoft.com/office/2011/relationships/people" Target="people.xml"/><Relationship Id="rId21" Type="http://schemas.openxmlformats.org/officeDocument/2006/relationships/image" Target="media/image10.jp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0A2F-C529-48D4-B028-2F785338D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48</Pages>
  <Words>8995</Words>
  <Characters>51275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Windows User</cp:lastModifiedBy>
  <cp:revision>5</cp:revision>
  <dcterms:created xsi:type="dcterms:W3CDTF">2021-03-02T08:03:00Z</dcterms:created>
  <dcterms:modified xsi:type="dcterms:W3CDTF">2021-03-02T09:22:00Z</dcterms:modified>
</cp:coreProperties>
</file>